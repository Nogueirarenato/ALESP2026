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ACBB5" w14:textId="3581858B" w:rsidR="00D3703A" w:rsidRPr="00061904" w:rsidRDefault="00720426" w:rsidP="00D3703A">
      <w:pPr>
        <w:spacing w:line="360" w:lineRule="auto"/>
        <w:jc w:val="center"/>
        <w:rPr>
          <w:rFonts w:ascii="Arial" w:hAnsi="Arial" w:cs="Arial"/>
          <w:b/>
        </w:rPr>
      </w:pPr>
      <w:r w:rsidRPr="00061904">
        <w:rPr>
          <w:rFonts w:ascii="Arial" w:hAnsi="Arial" w:cs="Arial"/>
          <w:b/>
        </w:rPr>
        <w:t>Termo de Referência</w:t>
      </w:r>
    </w:p>
    <w:p w14:paraId="4F759095" w14:textId="2FA222B5" w:rsidR="00D3703A" w:rsidRPr="00061904" w:rsidRDefault="00D3703A" w:rsidP="00D3703A">
      <w:pPr>
        <w:spacing w:line="360" w:lineRule="auto"/>
        <w:jc w:val="center"/>
        <w:rPr>
          <w:rFonts w:ascii="Arial" w:hAnsi="Arial" w:cs="Arial"/>
          <w:b/>
        </w:rPr>
      </w:pPr>
      <w:r w:rsidRPr="000E1593">
        <w:rPr>
          <w:rFonts w:ascii="Arial" w:hAnsi="Arial" w:cs="Arial"/>
          <w:b/>
        </w:rPr>
        <w:t xml:space="preserve">Processo </w:t>
      </w:r>
      <w:r w:rsidR="00D516AA">
        <w:rPr>
          <w:rFonts w:ascii="Arial" w:hAnsi="Arial" w:cs="Arial"/>
          <w:b/>
        </w:rPr>
        <w:t xml:space="preserve">Digital </w:t>
      </w:r>
      <w:r w:rsidRPr="000E1593">
        <w:rPr>
          <w:rFonts w:ascii="Arial" w:hAnsi="Arial" w:cs="Arial"/>
          <w:b/>
        </w:rPr>
        <w:t>nº</w:t>
      </w:r>
      <w:r w:rsidR="000E1593">
        <w:rPr>
          <w:rFonts w:ascii="Arial" w:hAnsi="Arial" w:cs="Arial"/>
          <w:b/>
        </w:rPr>
        <w:t xml:space="preserve"> </w:t>
      </w:r>
      <w:r w:rsidR="003E03B7" w:rsidRPr="003E03B7">
        <w:rPr>
          <w:rFonts w:ascii="Arial" w:hAnsi="Arial" w:cs="Arial"/>
          <w:b/>
          <w:color w:val="FF0000"/>
        </w:rPr>
        <w:t>XX</w:t>
      </w:r>
      <w:r w:rsidR="00D70D7C" w:rsidRPr="003E03B7">
        <w:rPr>
          <w:rFonts w:ascii="Arial" w:hAnsi="Arial" w:cs="Arial"/>
          <w:b/>
          <w:color w:val="FF0000"/>
        </w:rPr>
        <w:t>/</w:t>
      </w:r>
      <w:r w:rsidR="00D70D7C">
        <w:rPr>
          <w:rFonts w:ascii="Arial" w:hAnsi="Arial" w:cs="Arial"/>
          <w:b/>
        </w:rPr>
        <w:t>2025</w:t>
      </w:r>
    </w:p>
    <w:p w14:paraId="6C3875F3" w14:textId="77777777" w:rsidR="00D3703A" w:rsidRPr="00061904" w:rsidRDefault="00D3703A" w:rsidP="00D3703A">
      <w:pPr>
        <w:spacing w:line="360" w:lineRule="auto"/>
        <w:jc w:val="center"/>
        <w:rPr>
          <w:rFonts w:ascii="Arial" w:hAnsi="Arial" w:cs="Arial"/>
          <w:b/>
        </w:rPr>
      </w:pPr>
    </w:p>
    <w:p w14:paraId="3749E37F" w14:textId="77777777" w:rsidR="00C20B1A" w:rsidRPr="00EA780A" w:rsidRDefault="00C20B1A" w:rsidP="00C20B1A">
      <w:pPr>
        <w:autoSpaceDE w:val="0"/>
        <w:autoSpaceDN w:val="0"/>
        <w:adjustRightInd w:val="0"/>
        <w:jc w:val="both"/>
        <w:rPr>
          <w:rFonts w:ascii="Tahoma" w:hAnsi="Tahoma" w:cs="Tahoma"/>
          <w:b/>
          <w:color w:val="000000"/>
          <w:sz w:val="22"/>
          <w:szCs w:val="22"/>
        </w:rPr>
      </w:pPr>
      <w:bookmarkStart w:id="0" w:name="_Hlk105410710"/>
      <w:r w:rsidRPr="00EA780A">
        <w:rPr>
          <w:rFonts w:ascii="Tahoma" w:hAnsi="Tahoma" w:cs="Tahoma"/>
          <w:b/>
          <w:color w:val="000000"/>
          <w:sz w:val="22"/>
          <w:szCs w:val="22"/>
        </w:rPr>
        <w:t>1 – Condições gerais da contratação</w:t>
      </w:r>
    </w:p>
    <w:p w14:paraId="28A93F5A" w14:textId="77777777" w:rsidR="00C20B1A" w:rsidRPr="00EA780A" w:rsidRDefault="00C20B1A" w:rsidP="00C20B1A">
      <w:pPr>
        <w:pStyle w:val="Corpodetexto"/>
        <w:spacing w:before="11"/>
        <w:rPr>
          <w:b/>
          <w:sz w:val="22"/>
          <w:szCs w:val="22"/>
        </w:rPr>
      </w:pPr>
    </w:p>
    <w:p w14:paraId="0143F604" w14:textId="4B818460" w:rsidR="00E01C88" w:rsidRDefault="00E01C88" w:rsidP="00E01C88">
      <w:pPr>
        <w:spacing w:line="360" w:lineRule="auto"/>
        <w:ind w:firstLine="708"/>
        <w:jc w:val="both"/>
        <w:rPr>
          <w:rFonts w:ascii="Tahoma" w:eastAsia="Tahoma" w:hAnsi="Tahoma" w:cs="Tahoma"/>
          <w:sz w:val="22"/>
          <w:szCs w:val="22"/>
          <w:lang w:eastAsia="en-US"/>
        </w:rPr>
      </w:pPr>
      <w:r w:rsidRPr="00E01C88">
        <w:rPr>
          <w:rFonts w:ascii="Tahoma" w:eastAsia="Tahoma" w:hAnsi="Tahoma" w:cs="Tahoma"/>
          <w:sz w:val="22"/>
          <w:szCs w:val="22"/>
          <w:lang w:eastAsia="en-US"/>
        </w:rPr>
        <w:t>1.1 Contratação de empresa para fornecimento de materiais e equipamentos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para serviços de manutenção da rede de telefonia, rede de distribuição do sinal de TV</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digital e rede de distribuição de sons de plenário e aviso, conforme especificações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(qualitativas e quantitativas) pormenorizadas neste Termo de Referência.</w:t>
      </w:r>
    </w:p>
    <w:p w14:paraId="42C03EA7" w14:textId="77777777" w:rsidR="00E01C88" w:rsidRDefault="00E01C88" w:rsidP="00E01C88">
      <w:pPr>
        <w:spacing w:line="360" w:lineRule="auto"/>
        <w:ind w:firstLine="708"/>
        <w:jc w:val="both"/>
        <w:rPr>
          <w:rFonts w:ascii="Tahoma" w:hAnsi="Tahoma" w:cs="Tahoma"/>
          <w:sz w:val="22"/>
          <w:szCs w:val="22"/>
        </w:rPr>
      </w:pPr>
    </w:p>
    <w:p w14:paraId="151A2337" w14:textId="6709E285" w:rsidR="00C20B1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sz w:val="22"/>
          <w:szCs w:val="22"/>
        </w:rPr>
        <w:t>1.2 E</w:t>
      </w:r>
      <w:r w:rsidRPr="00EA780A">
        <w:rPr>
          <w:rFonts w:ascii="Tahoma" w:hAnsi="Tahoma" w:cs="Tahoma"/>
          <w:color w:val="000000" w:themeColor="text1"/>
          <w:sz w:val="22"/>
          <w:szCs w:val="22"/>
        </w:rPr>
        <w:t>m caso de eventual divergência entre a descrição do item do catálogo do sistema Compras.gov.br e as disposições deste Termo de Referência, prevalecem as disposições deste Termo de Referência.</w:t>
      </w:r>
    </w:p>
    <w:p w14:paraId="214B4E7A" w14:textId="610E6354" w:rsidR="007B385E" w:rsidRDefault="007B385E" w:rsidP="00C20B1A">
      <w:pPr>
        <w:spacing w:line="360" w:lineRule="auto"/>
        <w:ind w:firstLine="708"/>
        <w:jc w:val="both"/>
        <w:rPr>
          <w:rFonts w:ascii="Tahoma" w:hAnsi="Tahoma" w:cs="Tahoma"/>
          <w:color w:val="000000" w:themeColor="text1"/>
          <w:sz w:val="22"/>
          <w:szCs w:val="22"/>
        </w:rPr>
      </w:pPr>
    </w:p>
    <w:p w14:paraId="00057286" w14:textId="6B441EE8" w:rsidR="007B385E" w:rsidRPr="00EA780A" w:rsidRDefault="007B385E" w:rsidP="007B385E">
      <w:pPr>
        <w:spacing w:line="360" w:lineRule="auto"/>
        <w:jc w:val="both"/>
        <w:rPr>
          <w:rFonts w:ascii="Tahoma" w:hAnsi="Tahoma" w:cs="Tahoma"/>
          <w:color w:val="000000" w:themeColor="text1"/>
          <w:sz w:val="22"/>
          <w:szCs w:val="22"/>
        </w:rPr>
      </w:pPr>
      <w:r>
        <w:rPr>
          <w:rFonts w:ascii="Tahoma" w:hAnsi="Tahoma" w:cs="Tahoma"/>
          <w:sz w:val="22"/>
          <w:szCs w:val="22"/>
        </w:rPr>
        <w:t xml:space="preserve">1.2.1 </w:t>
      </w:r>
      <w:r w:rsidRPr="00F034FA">
        <w:rPr>
          <w:rFonts w:ascii="Tahoma" w:hAnsi="Tahoma" w:cs="Tahoma"/>
          <w:sz w:val="22"/>
          <w:szCs w:val="22"/>
        </w:rPr>
        <w:t xml:space="preserve">A contratação em tela não possui Catálogo Eletrônico de </w:t>
      </w:r>
      <w:r>
        <w:rPr>
          <w:rFonts w:ascii="Tahoma" w:hAnsi="Tahoma" w:cs="Tahoma"/>
          <w:sz w:val="22"/>
          <w:szCs w:val="22"/>
        </w:rPr>
        <w:t>P</w:t>
      </w:r>
      <w:r w:rsidRPr="00F034FA">
        <w:rPr>
          <w:rFonts w:ascii="Tahoma" w:hAnsi="Tahoma" w:cs="Tahoma"/>
          <w:sz w:val="22"/>
          <w:szCs w:val="22"/>
        </w:rPr>
        <w:t xml:space="preserve">adronização </w:t>
      </w:r>
      <w:r>
        <w:rPr>
          <w:rFonts w:ascii="Tahoma" w:hAnsi="Tahoma" w:cs="Tahoma"/>
          <w:sz w:val="22"/>
          <w:szCs w:val="22"/>
        </w:rPr>
        <w:t xml:space="preserve">conforme consulta realizada </w:t>
      </w:r>
      <w:r w:rsidRPr="00F034FA">
        <w:rPr>
          <w:rFonts w:ascii="Tahoma" w:hAnsi="Tahoma" w:cs="Tahoma"/>
          <w:sz w:val="22"/>
          <w:szCs w:val="22"/>
        </w:rPr>
        <w:t>no Portal Nacional de Compras Públicas</w:t>
      </w:r>
      <w:r>
        <w:rPr>
          <w:rFonts w:ascii="Tahoma" w:hAnsi="Tahoma" w:cs="Tahoma"/>
          <w:sz w:val="22"/>
          <w:szCs w:val="22"/>
        </w:rPr>
        <w:t>.</w:t>
      </w:r>
    </w:p>
    <w:p w14:paraId="0F64EC51" w14:textId="77777777" w:rsidR="009358F8" w:rsidRDefault="009358F8" w:rsidP="00C20B1A">
      <w:pPr>
        <w:spacing w:line="360" w:lineRule="auto"/>
        <w:ind w:firstLine="708"/>
        <w:jc w:val="both"/>
        <w:rPr>
          <w:rFonts w:ascii="Tahoma" w:hAnsi="Tahoma" w:cs="Tahoma"/>
          <w:color w:val="000000" w:themeColor="text1"/>
          <w:sz w:val="22"/>
          <w:szCs w:val="22"/>
        </w:rPr>
      </w:pPr>
    </w:p>
    <w:p w14:paraId="090FF457" w14:textId="0A1CD6B1"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 xml:space="preserve">1.3 </w:t>
      </w:r>
      <w:commentRangeStart w:id="1"/>
      <w:r w:rsidRPr="00EA780A">
        <w:rPr>
          <w:rFonts w:ascii="Tahoma" w:hAnsi="Tahoma" w:cs="Tahoma"/>
          <w:color w:val="000000" w:themeColor="text1"/>
          <w:sz w:val="22"/>
          <w:szCs w:val="22"/>
        </w:rPr>
        <w:t>O objeto desta contratação não se enquadra como bem de luxo, observando o disposto no artigo 20 da Lei nº 14.133, de 2021 e no Decreto estadual nº 67.985, de 2023.</w:t>
      </w:r>
      <w:commentRangeEnd w:id="1"/>
      <w:r w:rsidRPr="00EA780A">
        <w:rPr>
          <w:rFonts w:ascii="Tahoma" w:hAnsi="Tahoma" w:cs="Tahoma"/>
          <w:color w:val="000000" w:themeColor="text1"/>
          <w:sz w:val="22"/>
          <w:szCs w:val="22"/>
        </w:rPr>
        <w:commentReference w:id="1"/>
      </w:r>
    </w:p>
    <w:p w14:paraId="441D740A" w14:textId="77777777" w:rsidR="00C20B1A" w:rsidRPr="00EA780A" w:rsidRDefault="00C20B1A" w:rsidP="00C20B1A">
      <w:pPr>
        <w:spacing w:line="360" w:lineRule="auto"/>
        <w:ind w:firstLine="708"/>
        <w:jc w:val="both"/>
        <w:rPr>
          <w:rFonts w:ascii="Tahoma" w:hAnsi="Tahoma" w:cs="Tahoma"/>
          <w:color w:val="000000" w:themeColor="text1"/>
          <w:sz w:val="22"/>
          <w:szCs w:val="22"/>
        </w:rPr>
      </w:pPr>
    </w:p>
    <w:p w14:paraId="38F97395" w14:textId="77777777" w:rsidR="00C20B1A" w:rsidRPr="00EA780A" w:rsidRDefault="00C20B1A" w:rsidP="00C20B1A">
      <w:pPr>
        <w:spacing w:line="360" w:lineRule="auto"/>
        <w:ind w:firstLine="708"/>
        <w:jc w:val="both"/>
        <w:rPr>
          <w:rFonts w:ascii="Tahoma" w:hAnsi="Tahoma" w:cs="Tahoma"/>
          <w:iCs/>
          <w:color w:val="000000" w:themeColor="text1"/>
          <w:sz w:val="22"/>
          <w:szCs w:val="22"/>
        </w:rPr>
      </w:pPr>
      <w:r w:rsidRPr="00EA780A">
        <w:rPr>
          <w:rFonts w:ascii="Tahoma" w:hAnsi="Tahoma" w:cs="Tahoma"/>
          <w:iCs/>
          <w:color w:val="000000" w:themeColor="text1"/>
          <w:sz w:val="22"/>
          <w:szCs w:val="22"/>
        </w:rPr>
        <w:t>1.4 O contrato deverá ser executado fielmente pelas partes, de acordo com as cláusulas avençadas e as normas da Lei nº 14.133, de 2021, e cada parte responderá pelas consequências de sua inexecução total ou parcial.</w:t>
      </w:r>
    </w:p>
    <w:p w14:paraId="4074DC33" w14:textId="77777777" w:rsidR="00C20B1A" w:rsidRPr="00EA780A" w:rsidRDefault="00C20B1A" w:rsidP="0084704A">
      <w:pPr>
        <w:spacing w:line="360" w:lineRule="auto"/>
        <w:jc w:val="both"/>
        <w:rPr>
          <w:rFonts w:ascii="Tahoma" w:hAnsi="Tahoma" w:cs="Tahoma"/>
          <w:color w:val="000000" w:themeColor="text1"/>
          <w:sz w:val="22"/>
          <w:szCs w:val="22"/>
        </w:rPr>
      </w:pPr>
    </w:p>
    <w:p w14:paraId="5E3060C6" w14:textId="07095BB3"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1.</w:t>
      </w:r>
      <w:r w:rsidR="0084704A" w:rsidRPr="00EA780A">
        <w:rPr>
          <w:rFonts w:ascii="Tahoma" w:hAnsi="Tahoma" w:cs="Tahoma"/>
          <w:color w:val="000000" w:themeColor="text1"/>
          <w:sz w:val="22"/>
          <w:szCs w:val="22"/>
        </w:rPr>
        <w:t>5</w:t>
      </w:r>
      <w:r w:rsidRPr="00EA780A">
        <w:rPr>
          <w:rFonts w:ascii="Tahoma" w:hAnsi="Tahoma" w:cs="Tahoma"/>
          <w:color w:val="000000" w:themeColor="text1"/>
          <w:sz w:val="22"/>
          <w:szCs w:val="22"/>
        </w:rPr>
        <w:t xml:space="preserve"> </w:t>
      </w:r>
      <w:r w:rsidR="000F3759" w:rsidRPr="00EA780A">
        <w:rPr>
          <w:rFonts w:ascii="Tahoma" w:hAnsi="Tahoma" w:cs="Tahoma"/>
          <w:color w:val="000000" w:themeColor="text1"/>
          <w:sz w:val="22"/>
          <w:szCs w:val="22"/>
        </w:rPr>
        <w:t xml:space="preserve">A </w:t>
      </w:r>
      <w:proofErr w:type="spellStart"/>
      <w:r w:rsidR="000F3759" w:rsidRPr="00EA780A">
        <w:rPr>
          <w:rFonts w:ascii="Tahoma" w:hAnsi="Tahoma" w:cs="Tahoma"/>
          <w:color w:val="000000" w:themeColor="text1"/>
          <w:sz w:val="22"/>
          <w:szCs w:val="22"/>
        </w:rPr>
        <w:t>Alesp</w:t>
      </w:r>
      <w:proofErr w:type="spellEnd"/>
      <w:r w:rsidRPr="00EA780A">
        <w:rPr>
          <w:rFonts w:ascii="Tahoma" w:hAnsi="Tahoma" w:cs="Tahoma"/>
          <w:color w:val="000000" w:themeColor="text1"/>
          <w:sz w:val="22"/>
          <w:szCs w:val="22"/>
        </w:rPr>
        <w:t xml:space="preserve"> poderá convocar representante da Contratada para adoção de providências que devam ser cumpridas de imediato.</w:t>
      </w:r>
    </w:p>
    <w:p w14:paraId="2A2296B3" w14:textId="77777777" w:rsidR="00AD1EEC" w:rsidRPr="00EA780A" w:rsidRDefault="00AD1EEC" w:rsidP="00C20B1A">
      <w:pPr>
        <w:spacing w:line="360" w:lineRule="auto"/>
        <w:ind w:firstLine="708"/>
        <w:jc w:val="both"/>
        <w:rPr>
          <w:rFonts w:ascii="Tahoma" w:hAnsi="Tahoma" w:cs="Tahoma"/>
          <w:color w:val="000000" w:themeColor="text1"/>
          <w:sz w:val="22"/>
          <w:szCs w:val="22"/>
        </w:rPr>
      </w:pPr>
    </w:p>
    <w:p w14:paraId="2F32F51E" w14:textId="61F76620" w:rsidR="00F5010F" w:rsidRPr="00EA780A" w:rsidRDefault="00C26E4D" w:rsidP="00F5010F">
      <w:pPr>
        <w:spacing w:line="360" w:lineRule="auto"/>
        <w:ind w:firstLine="708"/>
        <w:jc w:val="both"/>
        <w:rPr>
          <w:rFonts w:ascii="Tahoma" w:hAnsi="Tahoma" w:cs="Tahoma"/>
          <w:sz w:val="22"/>
          <w:szCs w:val="22"/>
        </w:rPr>
      </w:pPr>
      <w:r w:rsidRPr="00EA780A">
        <w:rPr>
          <w:rFonts w:ascii="Tahoma" w:hAnsi="Tahoma" w:cs="Tahoma"/>
          <w:sz w:val="22"/>
          <w:szCs w:val="22"/>
        </w:rPr>
        <w:t>1.</w:t>
      </w:r>
      <w:r w:rsidR="0084704A" w:rsidRPr="00EA780A">
        <w:rPr>
          <w:rFonts w:ascii="Tahoma" w:hAnsi="Tahoma" w:cs="Tahoma"/>
          <w:sz w:val="22"/>
          <w:szCs w:val="22"/>
        </w:rPr>
        <w:t>6</w:t>
      </w:r>
      <w:r w:rsidRPr="00EA780A">
        <w:rPr>
          <w:rFonts w:ascii="Tahoma" w:hAnsi="Tahoma" w:cs="Tahoma"/>
          <w:sz w:val="22"/>
          <w:szCs w:val="22"/>
        </w:rPr>
        <w:t xml:space="preserve"> Todos os custos necessários para execução do objeto especificados neste Termo de Referência deverão ser contemplados na Proposta Comercial da </w:t>
      </w:r>
      <w:r w:rsidR="00BE5061">
        <w:rPr>
          <w:rFonts w:ascii="Tahoma" w:hAnsi="Tahoma" w:cs="Tahoma"/>
          <w:sz w:val="22"/>
          <w:szCs w:val="22"/>
        </w:rPr>
        <w:t>participante</w:t>
      </w:r>
      <w:r w:rsidRPr="00EA780A">
        <w:rPr>
          <w:rFonts w:ascii="Tahoma" w:hAnsi="Tahoma" w:cs="Tahoma"/>
          <w:sz w:val="22"/>
          <w:szCs w:val="22"/>
        </w:rPr>
        <w:t xml:space="preserve">, </w:t>
      </w:r>
      <w:r w:rsidRPr="00EA780A">
        <w:rPr>
          <w:rFonts w:ascii="Tahoma" w:hAnsi="Tahoma" w:cs="Tahoma"/>
          <w:sz w:val="22"/>
          <w:szCs w:val="22"/>
        </w:rPr>
        <w:lastRenderedPageBreak/>
        <w:t>de tal modo que, sendo</w:t>
      </w:r>
      <w:r w:rsidR="000402AC" w:rsidRPr="00EA780A">
        <w:rPr>
          <w:rFonts w:ascii="Tahoma" w:hAnsi="Tahoma" w:cs="Tahoma"/>
          <w:sz w:val="22"/>
          <w:szCs w:val="22"/>
        </w:rPr>
        <w:t xml:space="preserve"> c</w:t>
      </w:r>
      <w:r w:rsidR="00EA76F2" w:rsidRPr="00EA780A">
        <w:rPr>
          <w:rFonts w:ascii="Tahoma" w:hAnsi="Tahoma" w:cs="Tahoma"/>
          <w:sz w:val="22"/>
          <w:szCs w:val="22"/>
        </w:rPr>
        <w:t>ontratada</w:t>
      </w:r>
      <w:r w:rsidRPr="00EA780A">
        <w:rPr>
          <w:rFonts w:ascii="Tahoma" w:hAnsi="Tahoma" w:cs="Tahoma"/>
          <w:sz w:val="22"/>
          <w:szCs w:val="22"/>
        </w:rPr>
        <w:t xml:space="preserve">, tenha condições de realizar </w:t>
      </w:r>
      <w:r w:rsidR="00EA76F2" w:rsidRPr="00EA780A">
        <w:rPr>
          <w:rFonts w:ascii="Tahoma" w:hAnsi="Tahoma" w:cs="Tahoma"/>
          <w:sz w:val="22"/>
          <w:szCs w:val="22"/>
        </w:rPr>
        <w:t>o fornecimento</w:t>
      </w:r>
      <w:r w:rsidRPr="00EA780A">
        <w:rPr>
          <w:rFonts w:ascii="Tahoma" w:hAnsi="Tahoma" w:cs="Tahoma"/>
          <w:sz w:val="22"/>
          <w:szCs w:val="22"/>
        </w:rPr>
        <w:t xml:space="preserve"> sem ônus adicionais à </w:t>
      </w:r>
      <w:proofErr w:type="spellStart"/>
      <w:r w:rsidRPr="00EA780A">
        <w:rPr>
          <w:rFonts w:ascii="Tahoma" w:hAnsi="Tahoma" w:cs="Tahoma"/>
          <w:sz w:val="22"/>
          <w:szCs w:val="22"/>
        </w:rPr>
        <w:t>Alesp</w:t>
      </w:r>
      <w:proofErr w:type="spellEnd"/>
      <w:r w:rsidR="00EA76F2" w:rsidRPr="00EA780A">
        <w:rPr>
          <w:rFonts w:ascii="Tahoma" w:hAnsi="Tahoma" w:cs="Tahoma"/>
          <w:sz w:val="22"/>
          <w:szCs w:val="22"/>
        </w:rPr>
        <w:t>.</w:t>
      </w:r>
    </w:p>
    <w:p w14:paraId="113DE8CA" w14:textId="44F88381" w:rsidR="00434AA1" w:rsidRPr="00EA780A" w:rsidRDefault="00434AA1" w:rsidP="00F5010F">
      <w:pPr>
        <w:spacing w:line="360" w:lineRule="auto"/>
        <w:ind w:firstLine="708"/>
        <w:jc w:val="both"/>
        <w:rPr>
          <w:rFonts w:ascii="Tahoma" w:hAnsi="Tahoma" w:cs="Tahoma"/>
          <w:sz w:val="22"/>
          <w:szCs w:val="22"/>
        </w:rPr>
      </w:pPr>
    </w:p>
    <w:p w14:paraId="778CD154" w14:textId="1148028D" w:rsidR="00F5010F" w:rsidRDefault="0036263D" w:rsidP="004B1991">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7</w:t>
      </w:r>
      <w:r w:rsidRPr="00EA780A">
        <w:rPr>
          <w:rFonts w:ascii="Tahoma" w:hAnsi="Tahoma" w:cs="Tahoma"/>
          <w:sz w:val="22"/>
          <w:szCs w:val="22"/>
        </w:rPr>
        <w:t xml:space="preserve"> </w:t>
      </w:r>
      <w:r w:rsidR="009B2D39" w:rsidRPr="00EA780A">
        <w:rPr>
          <w:rFonts w:ascii="Tahoma" w:hAnsi="Tahoma" w:cs="Tahoma"/>
          <w:sz w:val="22"/>
          <w:szCs w:val="22"/>
        </w:rPr>
        <w:t xml:space="preserve">Regime de execução: empreitada por preço unitário. </w:t>
      </w:r>
      <w:r w:rsidR="009B2D39">
        <w:rPr>
          <w:rFonts w:ascii="Tahoma" w:hAnsi="Tahoma" w:cs="Tahoma"/>
          <w:sz w:val="22"/>
          <w:szCs w:val="22"/>
        </w:rPr>
        <w:t>Trata-se de bens de natureza comum, cujos padrões de desempenho e qualidade podem ser objetivamente definidos nos documentos de contratação por meio de especificações usuais de mercado</w:t>
      </w:r>
      <w:r w:rsidR="009917A0">
        <w:rPr>
          <w:rFonts w:ascii="Tahoma" w:hAnsi="Tahoma" w:cs="Tahoma"/>
          <w:sz w:val="22"/>
          <w:szCs w:val="22"/>
        </w:rPr>
        <w:t>.</w:t>
      </w:r>
    </w:p>
    <w:p w14:paraId="4D5B7C43" w14:textId="77777777" w:rsidR="009917A0" w:rsidRPr="00CB45B6" w:rsidRDefault="009917A0" w:rsidP="004B1991">
      <w:pPr>
        <w:spacing w:line="360" w:lineRule="auto"/>
        <w:ind w:firstLine="708"/>
        <w:jc w:val="both"/>
        <w:rPr>
          <w:rFonts w:ascii="Tahoma" w:hAnsi="Tahoma" w:cs="Tahoma"/>
          <w:sz w:val="16"/>
          <w:szCs w:val="16"/>
        </w:rPr>
      </w:pPr>
    </w:p>
    <w:p w14:paraId="1D597FEF" w14:textId="4D24B9BC" w:rsidR="00F5010F" w:rsidRDefault="00C03646" w:rsidP="0098682C">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8</w:t>
      </w:r>
      <w:r w:rsidRPr="00EA780A">
        <w:rPr>
          <w:rFonts w:ascii="Tahoma" w:hAnsi="Tahoma" w:cs="Tahoma"/>
          <w:sz w:val="22"/>
          <w:szCs w:val="22"/>
        </w:rPr>
        <w:t xml:space="preserve"> O presente termo abarca especificações precisas, suficientes e claras, não contendo qualquer excesso que frustre a competitividade, ou ainda, inviabilize a participação de qualquer interessado.</w:t>
      </w:r>
      <w:r w:rsidR="00F5010F" w:rsidRPr="00EA780A">
        <w:rPr>
          <w:rFonts w:ascii="Tahoma" w:hAnsi="Tahoma" w:cs="Tahoma"/>
          <w:sz w:val="22"/>
          <w:szCs w:val="22"/>
        </w:rPr>
        <w:t xml:space="preserve"> </w:t>
      </w:r>
    </w:p>
    <w:p w14:paraId="14F6519E" w14:textId="77777777" w:rsidR="0098682C" w:rsidRPr="00CB45B6" w:rsidRDefault="0098682C" w:rsidP="0098682C">
      <w:pPr>
        <w:spacing w:line="360" w:lineRule="auto"/>
        <w:ind w:firstLine="708"/>
        <w:jc w:val="both"/>
        <w:rPr>
          <w:rFonts w:ascii="Tahoma" w:hAnsi="Tahoma" w:cs="Tahoma"/>
          <w:sz w:val="16"/>
          <w:szCs w:val="16"/>
        </w:rPr>
      </w:pPr>
    </w:p>
    <w:p w14:paraId="74129301" w14:textId="63B4066D" w:rsidR="00C03646" w:rsidRPr="00EA780A" w:rsidRDefault="00C03646" w:rsidP="00C20B1A">
      <w:pPr>
        <w:spacing w:line="360" w:lineRule="auto"/>
        <w:ind w:firstLine="708"/>
        <w:jc w:val="both"/>
        <w:rPr>
          <w:rFonts w:ascii="Tahoma" w:hAnsi="Tahoma" w:cs="Tahoma"/>
          <w:sz w:val="22"/>
          <w:szCs w:val="22"/>
        </w:rPr>
      </w:pPr>
      <w:r w:rsidRPr="00EA780A">
        <w:rPr>
          <w:rFonts w:ascii="Tahoma" w:hAnsi="Tahoma" w:cs="Tahoma"/>
          <w:sz w:val="22"/>
          <w:szCs w:val="22"/>
        </w:rPr>
        <w:t>1.</w:t>
      </w:r>
      <w:r w:rsidR="0098682C">
        <w:rPr>
          <w:rFonts w:ascii="Tahoma" w:hAnsi="Tahoma" w:cs="Tahoma"/>
          <w:sz w:val="22"/>
          <w:szCs w:val="22"/>
        </w:rPr>
        <w:t>9</w:t>
      </w:r>
      <w:r w:rsidRPr="00EA780A">
        <w:rPr>
          <w:rFonts w:ascii="Tahoma" w:hAnsi="Tahoma" w:cs="Tahoma"/>
          <w:sz w:val="22"/>
          <w:szCs w:val="22"/>
        </w:rPr>
        <w:t xml:space="preserve"> No caso de dúvidas relativas à pretendida contratação, a proponente deverá dirigir-se à Divisão de Manutenção na ASSEMBLEIA LEGISLATIVA DO ESTADO DE SÃO PAULO, subsolo, sala S</w:t>
      </w:r>
      <w:r w:rsidR="00ED0D53">
        <w:rPr>
          <w:rFonts w:ascii="Tahoma" w:hAnsi="Tahoma" w:cs="Tahoma"/>
          <w:sz w:val="22"/>
          <w:szCs w:val="22"/>
        </w:rPr>
        <w:t>20</w:t>
      </w:r>
      <w:r w:rsidRPr="00EA780A">
        <w:rPr>
          <w:rFonts w:ascii="Tahoma" w:hAnsi="Tahoma" w:cs="Tahoma"/>
          <w:sz w:val="22"/>
          <w:szCs w:val="22"/>
        </w:rPr>
        <w:t>, onde as mesmas serão esclarecidas, ou ainda, pelo telefone (11) 3886-63</w:t>
      </w:r>
      <w:r w:rsidR="0032080C">
        <w:rPr>
          <w:rFonts w:ascii="Tahoma" w:hAnsi="Tahoma" w:cs="Tahoma"/>
          <w:sz w:val="22"/>
          <w:szCs w:val="22"/>
        </w:rPr>
        <w:t>2</w:t>
      </w:r>
      <w:r w:rsidR="00BE5061">
        <w:rPr>
          <w:rFonts w:ascii="Tahoma" w:hAnsi="Tahoma" w:cs="Tahoma"/>
          <w:sz w:val="22"/>
          <w:szCs w:val="22"/>
        </w:rPr>
        <w:t>4</w:t>
      </w:r>
      <w:r w:rsidR="0032080C">
        <w:rPr>
          <w:rFonts w:ascii="Tahoma" w:hAnsi="Tahoma" w:cs="Tahoma"/>
          <w:sz w:val="22"/>
          <w:szCs w:val="22"/>
        </w:rPr>
        <w:t xml:space="preserve"> ou 3886-6</w:t>
      </w:r>
      <w:r w:rsidR="00BE5061">
        <w:rPr>
          <w:rFonts w:ascii="Tahoma" w:hAnsi="Tahoma" w:cs="Tahoma"/>
          <w:sz w:val="22"/>
          <w:szCs w:val="22"/>
        </w:rPr>
        <w:t>322</w:t>
      </w:r>
      <w:r w:rsidR="000F3759" w:rsidRPr="00EA780A">
        <w:rPr>
          <w:rFonts w:ascii="Tahoma" w:hAnsi="Tahoma" w:cs="Tahoma"/>
          <w:sz w:val="22"/>
          <w:szCs w:val="22"/>
        </w:rPr>
        <w:t>.</w:t>
      </w:r>
    </w:p>
    <w:p w14:paraId="73EAAE50" w14:textId="77777777" w:rsidR="00C20B1A" w:rsidRPr="00CB45B6" w:rsidRDefault="00C20B1A" w:rsidP="00200B16">
      <w:pPr>
        <w:spacing w:line="360" w:lineRule="auto"/>
        <w:rPr>
          <w:rFonts w:ascii="Tahoma" w:hAnsi="Tahoma" w:cs="Tahoma"/>
          <w:color w:val="000000"/>
          <w:sz w:val="16"/>
          <w:szCs w:val="16"/>
        </w:rPr>
      </w:pPr>
    </w:p>
    <w:p w14:paraId="0D2E2EC6" w14:textId="7654D36C" w:rsidR="00C20B1A" w:rsidRDefault="00C20B1A" w:rsidP="00C20B1A">
      <w:pPr>
        <w:pStyle w:val="Corpodetexto"/>
        <w:spacing w:line="360" w:lineRule="auto"/>
        <w:ind w:right="-1"/>
        <w:jc w:val="both"/>
        <w:rPr>
          <w:rFonts w:eastAsia="Times New Roman"/>
          <w:b/>
          <w:color w:val="000000" w:themeColor="text1"/>
          <w:sz w:val="22"/>
          <w:szCs w:val="22"/>
          <w:lang w:val="pt-BR" w:eastAsia="pt-BR"/>
        </w:rPr>
      </w:pPr>
      <w:r w:rsidRPr="00EA780A">
        <w:rPr>
          <w:rFonts w:eastAsia="Times New Roman"/>
          <w:b/>
          <w:color w:val="000000" w:themeColor="text1"/>
          <w:sz w:val="22"/>
          <w:szCs w:val="22"/>
          <w:lang w:val="pt-BR" w:eastAsia="pt-BR"/>
        </w:rPr>
        <w:t>Subcontratação</w:t>
      </w:r>
    </w:p>
    <w:p w14:paraId="2F3FBDC9" w14:textId="77777777" w:rsidR="00414522" w:rsidRPr="00CB45B6" w:rsidRDefault="00414522" w:rsidP="00C20B1A">
      <w:pPr>
        <w:pStyle w:val="Corpodetexto"/>
        <w:spacing w:line="360" w:lineRule="auto"/>
        <w:ind w:right="-1"/>
        <w:jc w:val="both"/>
        <w:rPr>
          <w:rFonts w:eastAsia="Times New Roman"/>
          <w:b/>
          <w:color w:val="000000" w:themeColor="text1"/>
          <w:sz w:val="16"/>
          <w:szCs w:val="16"/>
          <w:lang w:val="pt-BR" w:eastAsia="pt-BR"/>
        </w:rPr>
      </w:pPr>
    </w:p>
    <w:p w14:paraId="3AF6C298" w14:textId="31417936" w:rsidR="003E1CB6" w:rsidRDefault="00C20B1A" w:rsidP="0098682C">
      <w:pPr>
        <w:pStyle w:val="Nivel2"/>
      </w:pPr>
      <w:r w:rsidRPr="00EA780A">
        <w:t>1.1</w:t>
      </w:r>
      <w:r w:rsidR="0098682C">
        <w:t>0</w:t>
      </w:r>
      <w:r w:rsidRPr="00EA780A">
        <w:t xml:space="preserve"> A contratada não poderá subcontratar, ceder ou transferir, total ou parcialmente, o objeto contratual.</w:t>
      </w:r>
    </w:p>
    <w:p w14:paraId="37D3C8C9" w14:textId="77777777" w:rsidR="0098682C" w:rsidRPr="004B1991" w:rsidRDefault="0098682C" w:rsidP="0098682C">
      <w:pPr>
        <w:pStyle w:val="Nivel2"/>
        <w:rPr>
          <w:sz w:val="4"/>
          <w:szCs w:val="4"/>
        </w:rPr>
      </w:pPr>
    </w:p>
    <w:p w14:paraId="4990F9A7" w14:textId="602F1851" w:rsidR="00C20B1A" w:rsidRDefault="00C20B1A" w:rsidP="003E1CB6">
      <w:pPr>
        <w:pStyle w:val="Nivel2"/>
        <w:ind w:firstLine="0"/>
        <w:rPr>
          <w:b/>
        </w:rPr>
      </w:pPr>
      <w:r w:rsidRPr="003E1CB6">
        <w:rPr>
          <w:b/>
        </w:rPr>
        <w:t>2 – Fundamentação e descrição da necessidade da Contratação</w:t>
      </w:r>
    </w:p>
    <w:p w14:paraId="6F2F1A55" w14:textId="77777777" w:rsidR="00354995" w:rsidRPr="0098227B" w:rsidRDefault="00354995" w:rsidP="00354995">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A</w:t>
      </w:r>
      <w:r w:rsidRPr="0098227B">
        <w:rPr>
          <w:rFonts w:ascii="Tahoma" w:hAnsi="Tahoma" w:cs="Tahoma"/>
          <w:sz w:val="22"/>
          <w:szCs w:val="22"/>
        </w:rPr>
        <w:t xml:space="preserve"> aquisição visa adquirir os itens que se apresentam como necessários para o andamento dos serviços de manutenção, recuperação e conservação nas dependências do Palácio 9 de </w:t>
      </w:r>
      <w:proofErr w:type="gramStart"/>
      <w:r w:rsidRPr="0098227B">
        <w:rPr>
          <w:rFonts w:ascii="Tahoma" w:hAnsi="Tahoma" w:cs="Tahoma"/>
          <w:sz w:val="22"/>
          <w:szCs w:val="22"/>
        </w:rPr>
        <w:t>Julho</w:t>
      </w:r>
      <w:proofErr w:type="gramEnd"/>
      <w:r w:rsidRPr="0098227B">
        <w:rPr>
          <w:rFonts w:ascii="Tahoma" w:hAnsi="Tahoma" w:cs="Tahoma"/>
          <w:sz w:val="22"/>
          <w:szCs w:val="22"/>
        </w:rPr>
        <w:t xml:space="preserve"> e seus Anexos, objetivando o pronto atendimento, atendendo assim às demandas de adaptação, reforma, substituição e diferentes intervenções.</w:t>
      </w:r>
    </w:p>
    <w:p w14:paraId="17012292" w14:textId="77777777" w:rsidR="00ED0D53" w:rsidRDefault="00ED0D53" w:rsidP="00412E3B">
      <w:pPr>
        <w:autoSpaceDE w:val="0"/>
        <w:autoSpaceDN w:val="0"/>
        <w:adjustRightInd w:val="0"/>
        <w:spacing w:line="360" w:lineRule="auto"/>
        <w:jc w:val="both"/>
        <w:rPr>
          <w:rFonts w:ascii="Tahoma" w:hAnsi="Tahoma" w:cs="Tahoma"/>
          <w:b/>
          <w:color w:val="000000" w:themeColor="text1"/>
          <w:sz w:val="22"/>
          <w:szCs w:val="22"/>
        </w:rPr>
      </w:pPr>
    </w:p>
    <w:p w14:paraId="20F1230B" w14:textId="339A53E4" w:rsidR="00414522" w:rsidRDefault="00C20B1A" w:rsidP="002774D4">
      <w:pPr>
        <w:autoSpaceDE w:val="0"/>
        <w:autoSpaceDN w:val="0"/>
        <w:adjustRightInd w:val="0"/>
        <w:spacing w:line="360" w:lineRule="auto"/>
        <w:jc w:val="both"/>
        <w:rPr>
          <w:rFonts w:ascii="Tahoma" w:hAnsi="Tahoma" w:cs="Tahoma"/>
          <w:sz w:val="22"/>
          <w:szCs w:val="22"/>
        </w:rPr>
      </w:pPr>
      <w:r w:rsidRPr="00EA780A">
        <w:rPr>
          <w:rFonts w:ascii="Tahoma" w:hAnsi="Tahoma" w:cs="Tahoma"/>
          <w:b/>
          <w:color w:val="000000" w:themeColor="text1"/>
          <w:sz w:val="22"/>
          <w:szCs w:val="22"/>
        </w:rPr>
        <w:t>3 – Descrição da solução como um todo considera</w:t>
      </w:r>
      <w:r w:rsidR="00342C31">
        <w:rPr>
          <w:rFonts w:ascii="Tahoma" w:hAnsi="Tahoma" w:cs="Tahoma"/>
          <w:b/>
          <w:color w:val="000000" w:themeColor="text1"/>
          <w:sz w:val="22"/>
          <w:szCs w:val="22"/>
        </w:rPr>
        <w:t>n</w:t>
      </w:r>
      <w:r w:rsidRPr="00EA780A">
        <w:rPr>
          <w:rFonts w:ascii="Tahoma" w:hAnsi="Tahoma" w:cs="Tahoma"/>
          <w:b/>
          <w:color w:val="000000" w:themeColor="text1"/>
          <w:sz w:val="22"/>
          <w:szCs w:val="22"/>
        </w:rPr>
        <w:t>do o ciclo de vida do objeto e especificação do produto</w:t>
      </w:r>
    </w:p>
    <w:p w14:paraId="42910E4C" w14:textId="77777777" w:rsidR="002774D4" w:rsidRPr="002774D4" w:rsidRDefault="002774D4" w:rsidP="002774D4">
      <w:pPr>
        <w:autoSpaceDE w:val="0"/>
        <w:autoSpaceDN w:val="0"/>
        <w:adjustRightInd w:val="0"/>
        <w:spacing w:line="360" w:lineRule="auto"/>
        <w:jc w:val="both"/>
        <w:rPr>
          <w:rFonts w:ascii="Tahoma" w:hAnsi="Tahoma" w:cs="Tahoma"/>
          <w:sz w:val="22"/>
          <w:szCs w:val="22"/>
        </w:rPr>
      </w:pPr>
    </w:p>
    <w:tbl>
      <w:tblPr>
        <w:tblW w:w="9918" w:type="dxa"/>
        <w:jc w:val="center"/>
        <w:tblCellMar>
          <w:left w:w="70" w:type="dxa"/>
          <w:right w:w="70" w:type="dxa"/>
        </w:tblCellMar>
        <w:tblLook w:val="04A0" w:firstRow="1" w:lastRow="0" w:firstColumn="1" w:lastColumn="0" w:noHBand="0" w:noVBand="1"/>
      </w:tblPr>
      <w:tblGrid>
        <w:gridCol w:w="679"/>
        <w:gridCol w:w="670"/>
        <w:gridCol w:w="868"/>
        <w:gridCol w:w="7953"/>
      </w:tblGrid>
      <w:tr w:rsidR="007675C4" w:rsidRPr="007675C4" w14:paraId="738DFE24" w14:textId="77777777" w:rsidTr="007675C4">
        <w:trPr>
          <w:trHeight w:val="280"/>
          <w:jc w:val="center"/>
        </w:trPr>
        <w:tc>
          <w:tcPr>
            <w:tcW w:w="5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2C95A8" w14:textId="77777777" w:rsidR="007675C4" w:rsidRPr="002774D4" w:rsidRDefault="007675C4" w:rsidP="002774D4">
            <w:pPr>
              <w:jc w:val="center"/>
              <w:rPr>
                <w:rFonts w:ascii="Tahoma" w:hAnsi="Tahoma" w:cs="Tahoma"/>
                <w:b/>
                <w:bCs/>
                <w:color w:val="000000"/>
                <w:sz w:val="22"/>
                <w:szCs w:val="22"/>
              </w:rPr>
            </w:pPr>
            <w:r w:rsidRPr="002774D4">
              <w:rPr>
                <w:rFonts w:ascii="Tahoma" w:hAnsi="Tahoma" w:cs="Tahoma"/>
                <w:b/>
                <w:bCs/>
                <w:color w:val="000000"/>
                <w:sz w:val="22"/>
                <w:szCs w:val="22"/>
              </w:rPr>
              <w:lastRenderedPageBreak/>
              <w:t>Item</w:t>
            </w:r>
          </w:p>
        </w:tc>
        <w:tc>
          <w:tcPr>
            <w:tcW w:w="597" w:type="dxa"/>
            <w:tcBorders>
              <w:top w:val="single" w:sz="4" w:space="0" w:color="auto"/>
              <w:left w:val="nil"/>
              <w:bottom w:val="single" w:sz="4" w:space="0" w:color="auto"/>
              <w:right w:val="single" w:sz="4" w:space="0" w:color="auto"/>
            </w:tcBorders>
            <w:shd w:val="clear" w:color="auto" w:fill="auto"/>
            <w:noWrap/>
            <w:vAlign w:val="bottom"/>
            <w:hideMark/>
          </w:tcPr>
          <w:p w14:paraId="44761750" w14:textId="77777777" w:rsidR="007675C4" w:rsidRPr="002774D4" w:rsidRDefault="007675C4" w:rsidP="002774D4">
            <w:pPr>
              <w:jc w:val="center"/>
              <w:rPr>
                <w:rFonts w:ascii="Tahoma" w:hAnsi="Tahoma" w:cs="Tahoma"/>
                <w:b/>
                <w:bCs/>
                <w:color w:val="000000"/>
                <w:sz w:val="22"/>
                <w:szCs w:val="22"/>
              </w:rPr>
            </w:pPr>
            <w:proofErr w:type="spellStart"/>
            <w:r w:rsidRPr="002774D4">
              <w:rPr>
                <w:rFonts w:ascii="Tahoma" w:hAnsi="Tahoma" w:cs="Tahoma"/>
                <w:b/>
                <w:bCs/>
                <w:color w:val="000000"/>
                <w:sz w:val="22"/>
                <w:szCs w:val="22"/>
              </w:rPr>
              <w:t>Qtde</w:t>
            </w:r>
            <w:proofErr w:type="spellEnd"/>
          </w:p>
        </w:tc>
        <w:tc>
          <w:tcPr>
            <w:tcW w:w="868" w:type="dxa"/>
            <w:tcBorders>
              <w:top w:val="single" w:sz="4" w:space="0" w:color="auto"/>
              <w:left w:val="nil"/>
              <w:bottom w:val="single" w:sz="4" w:space="0" w:color="auto"/>
              <w:right w:val="single" w:sz="4" w:space="0" w:color="auto"/>
            </w:tcBorders>
            <w:shd w:val="clear" w:color="auto" w:fill="auto"/>
            <w:noWrap/>
            <w:vAlign w:val="bottom"/>
            <w:hideMark/>
          </w:tcPr>
          <w:p w14:paraId="01692445" w14:textId="77777777" w:rsidR="007675C4" w:rsidRPr="002774D4" w:rsidRDefault="007675C4" w:rsidP="002774D4">
            <w:pPr>
              <w:jc w:val="center"/>
              <w:rPr>
                <w:rFonts w:ascii="Tahoma" w:hAnsi="Tahoma" w:cs="Tahoma"/>
                <w:b/>
                <w:bCs/>
                <w:color w:val="000000"/>
                <w:sz w:val="22"/>
                <w:szCs w:val="22"/>
              </w:rPr>
            </w:pPr>
            <w:proofErr w:type="spellStart"/>
            <w:r w:rsidRPr="002774D4">
              <w:rPr>
                <w:rFonts w:ascii="Tahoma" w:hAnsi="Tahoma" w:cs="Tahoma"/>
                <w:b/>
                <w:bCs/>
                <w:color w:val="000000"/>
                <w:sz w:val="22"/>
                <w:szCs w:val="22"/>
              </w:rPr>
              <w:t>Unid</w:t>
            </w:r>
            <w:proofErr w:type="spellEnd"/>
          </w:p>
        </w:tc>
        <w:tc>
          <w:tcPr>
            <w:tcW w:w="7888" w:type="dxa"/>
            <w:tcBorders>
              <w:top w:val="single" w:sz="4" w:space="0" w:color="auto"/>
              <w:left w:val="nil"/>
              <w:bottom w:val="single" w:sz="4" w:space="0" w:color="auto"/>
              <w:right w:val="single" w:sz="4" w:space="0" w:color="auto"/>
            </w:tcBorders>
            <w:shd w:val="clear" w:color="auto" w:fill="auto"/>
            <w:noWrap/>
            <w:vAlign w:val="bottom"/>
            <w:hideMark/>
          </w:tcPr>
          <w:p w14:paraId="39A11421" w14:textId="77777777" w:rsidR="007675C4" w:rsidRPr="002774D4" w:rsidRDefault="007675C4" w:rsidP="002774D4">
            <w:pPr>
              <w:jc w:val="center"/>
              <w:rPr>
                <w:rFonts w:ascii="Tahoma" w:hAnsi="Tahoma" w:cs="Tahoma"/>
                <w:b/>
                <w:bCs/>
                <w:color w:val="000000"/>
                <w:sz w:val="22"/>
                <w:szCs w:val="22"/>
              </w:rPr>
            </w:pPr>
            <w:r w:rsidRPr="002774D4">
              <w:rPr>
                <w:rFonts w:ascii="Tahoma" w:hAnsi="Tahoma" w:cs="Tahoma"/>
                <w:b/>
                <w:bCs/>
                <w:color w:val="000000"/>
                <w:sz w:val="22"/>
                <w:szCs w:val="22"/>
              </w:rPr>
              <w:t>Discriminação</w:t>
            </w:r>
          </w:p>
        </w:tc>
      </w:tr>
      <w:tr w:rsidR="007675C4" w:rsidRPr="007675C4" w14:paraId="7CBFA615" w14:textId="77777777" w:rsidTr="007675C4">
        <w:trPr>
          <w:trHeight w:val="1780"/>
          <w:jc w:val="center"/>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295BB3AD"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1</w:t>
            </w:r>
          </w:p>
        </w:tc>
        <w:tc>
          <w:tcPr>
            <w:tcW w:w="597" w:type="dxa"/>
            <w:tcBorders>
              <w:top w:val="nil"/>
              <w:left w:val="nil"/>
              <w:bottom w:val="single" w:sz="4" w:space="0" w:color="auto"/>
              <w:right w:val="single" w:sz="4" w:space="0" w:color="auto"/>
            </w:tcBorders>
            <w:shd w:val="clear" w:color="auto" w:fill="auto"/>
            <w:noWrap/>
            <w:vAlign w:val="center"/>
            <w:hideMark/>
          </w:tcPr>
          <w:p w14:paraId="3E08AC6B"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1000</w:t>
            </w:r>
          </w:p>
        </w:tc>
        <w:tc>
          <w:tcPr>
            <w:tcW w:w="868" w:type="dxa"/>
            <w:tcBorders>
              <w:top w:val="nil"/>
              <w:left w:val="nil"/>
              <w:bottom w:val="single" w:sz="4" w:space="0" w:color="auto"/>
              <w:right w:val="single" w:sz="4" w:space="0" w:color="auto"/>
            </w:tcBorders>
            <w:shd w:val="clear" w:color="auto" w:fill="auto"/>
            <w:noWrap/>
            <w:vAlign w:val="center"/>
            <w:hideMark/>
          </w:tcPr>
          <w:p w14:paraId="6DCB6407"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metros</w:t>
            </w:r>
          </w:p>
        </w:tc>
        <w:tc>
          <w:tcPr>
            <w:tcW w:w="7888" w:type="dxa"/>
            <w:tcBorders>
              <w:top w:val="nil"/>
              <w:left w:val="nil"/>
              <w:bottom w:val="single" w:sz="4" w:space="0" w:color="auto"/>
              <w:right w:val="single" w:sz="4" w:space="0" w:color="auto"/>
            </w:tcBorders>
            <w:shd w:val="clear" w:color="auto" w:fill="auto"/>
            <w:vAlign w:val="bottom"/>
            <w:hideMark/>
          </w:tcPr>
          <w:p w14:paraId="2EC9549C" w14:textId="77777777" w:rsidR="007675C4" w:rsidRPr="002774D4" w:rsidRDefault="007675C4" w:rsidP="002774D4">
            <w:pPr>
              <w:jc w:val="both"/>
              <w:rPr>
                <w:rFonts w:ascii="Tahoma" w:hAnsi="Tahoma" w:cs="Tahoma"/>
                <w:color w:val="000000"/>
                <w:sz w:val="22"/>
                <w:szCs w:val="22"/>
              </w:rPr>
            </w:pPr>
            <w:r w:rsidRPr="002774D4">
              <w:rPr>
                <w:rFonts w:ascii="Tahoma" w:hAnsi="Tahoma" w:cs="Tahoma"/>
                <w:b/>
                <w:bCs/>
                <w:color w:val="000000"/>
                <w:sz w:val="22"/>
                <w:szCs w:val="22"/>
              </w:rPr>
              <w:t>Cabo de Instrumentação/Sinal 1x2x1,00 mm²</w:t>
            </w:r>
            <w:r w:rsidRPr="002774D4">
              <w:rPr>
                <w:rFonts w:ascii="Tahoma" w:hAnsi="Tahoma" w:cs="Tahoma"/>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2774D4">
              <w:rPr>
                <w:rFonts w:ascii="Tahoma" w:hAnsi="Tahoma" w:cs="Tahoma"/>
                <w:color w:val="000000"/>
                <w:sz w:val="22"/>
                <w:szCs w:val="22"/>
              </w:rPr>
              <w:t>aluminizada</w:t>
            </w:r>
            <w:proofErr w:type="spellEnd"/>
            <w:r w:rsidRPr="002774D4">
              <w:rPr>
                <w:rFonts w:ascii="Tahoma" w:hAnsi="Tahoma" w:cs="Tahoma"/>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2774D4">
              <w:rPr>
                <w:rFonts w:ascii="Tahoma" w:hAnsi="Tahoma" w:cs="Tahoma"/>
                <w:color w:val="000000"/>
                <w:sz w:val="22"/>
                <w:szCs w:val="22"/>
              </w:rPr>
              <w:t>Conduscamp</w:t>
            </w:r>
            <w:proofErr w:type="spellEnd"/>
            <w:r w:rsidRPr="002774D4">
              <w:rPr>
                <w:rFonts w:ascii="Tahoma" w:hAnsi="Tahoma" w:cs="Tahoma"/>
                <w:color w:val="000000"/>
                <w:sz w:val="22"/>
                <w:szCs w:val="22"/>
              </w:rPr>
              <w:t xml:space="preserve"> código 033.0612.01.01</w:t>
            </w:r>
          </w:p>
        </w:tc>
      </w:tr>
      <w:tr w:rsidR="007675C4" w:rsidRPr="007675C4" w14:paraId="389854C8" w14:textId="77777777" w:rsidTr="007675C4">
        <w:trPr>
          <w:trHeight w:val="2237"/>
          <w:jc w:val="center"/>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5F53636C"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2</w:t>
            </w:r>
          </w:p>
        </w:tc>
        <w:tc>
          <w:tcPr>
            <w:tcW w:w="597" w:type="dxa"/>
            <w:tcBorders>
              <w:top w:val="nil"/>
              <w:left w:val="nil"/>
              <w:bottom w:val="single" w:sz="4" w:space="0" w:color="auto"/>
              <w:right w:val="single" w:sz="4" w:space="0" w:color="auto"/>
            </w:tcBorders>
            <w:shd w:val="clear" w:color="auto" w:fill="auto"/>
            <w:noWrap/>
            <w:vAlign w:val="center"/>
            <w:hideMark/>
          </w:tcPr>
          <w:p w14:paraId="1D1A0060"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1000</w:t>
            </w:r>
          </w:p>
        </w:tc>
        <w:tc>
          <w:tcPr>
            <w:tcW w:w="868" w:type="dxa"/>
            <w:tcBorders>
              <w:top w:val="nil"/>
              <w:left w:val="nil"/>
              <w:bottom w:val="single" w:sz="4" w:space="0" w:color="auto"/>
              <w:right w:val="single" w:sz="4" w:space="0" w:color="auto"/>
            </w:tcBorders>
            <w:shd w:val="clear" w:color="auto" w:fill="auto"/>
            <w:noWrap/>
            <w:vAlign w:val="center"/>
            <w:hideMark/>
          </w:tcPr>
          <w:p w14:paraId="098D2A0F"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metros</w:t>
            </w:r>
          </w:p>
        </w:tc>
        <w:tc>
          <w:tcPr>
            <w:tcW w:w="7888" w:type="dxa"/>
            <w:tcBorders>
              <w:top w:val="nil"/>
              <w:left w:val="nil"/>
              <w:bottom w:val="single" w:sz="4" w:space="0" w:color="auto"/>
              <w:right w:val="single" w:sz="4" w:space="0" w:color="auto"/>
            </w:tcBorders>
            <w:shd w:val="clear" w:color="auto" w:fill="auto"/>
            <w:vAlign w:val="bottom"/>
            <w:hideMark/>
          </w:tcPr>
          <w:p w14:paraId="07934A5C" w14:textId="77777777" w:rsidR="007675C4" w:rsidRPr="002774D4" w:rsidRDefault="007675C4" w:rsidP="002774D4">
            <w:pPr>
              <w:jc w:val="both"/>
              <w:rPr>
                <w:rFonts w:ascii="Tahoma" w:hAnsi="Tahoma" w:cs="Tahoma"/>
                <w:color w:val="000000"/>
                <w:sz w:val="22"/>
                <w:szCs w:val="22"/>
              </w:rPr>
            </w:pPr>
            <w:r w:rsidRPr="002774D4">
              <w:rPr>
                <w:rFonts w:ascii="Tahoma" w:hAnsi="Tahoma" w:cs="Tahoma"/>
                <w:b/>
                <w:bCs/>
                <w:color w:val="000000"/>
                <w:sz w:val="22"/>
                <w:szCs w:val="22"/>
              </w:rPr>
              <w:t>Cabo de Instrumentação/Sinal 1x2x2,50 mm2</w:t>
            </w:r>
            <w:r w:rsidRPr="002774D4">
              <w:rPr>
                <w:rFonts w:ascii="Tahoma" w:hAnsi="Tahoma" w:cs="Tahoma"/>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2774D4">
              <w:rPr>
                <w:rFonts w:ascii="Tahoma" w:hAnsi="Tahoma" w:cs="Tahoma"/>
                <w:color w:val="000000"/>
                <w:sz w:val="22"/>
                <w:szCs w:val="22"/>
              </w:rPr>
              <w:t>aluminizada</w:t>
            </w:r>
            <w:proofErr w:type="spellEnd"/>
            <w:r w:rsidRPr="002774D4">
              <w:rPr>
                <w:rFonts w:ascii="Tahoma" w:hAnsi="Tahoma" w:cs="Tahoma"/>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2774D4">
              <w:rPr>
                <w:rFonts w:ascii="Tahoma" w:hAnsi="Tahoma" w:cs="Tahoma"/>
                <w:color w:val="000000"/>
                <w:sz w:val="22"/>
                <w:szCs w:val="22"/>
              </w:rPr>
              <w:t>Conduscamp</w:t>
            </w:r>
            <w:proofErr w:type="spellEnd"/>
            <w:r w:rsidRPr="002774D4">
              <w:rPr>
                <w:rFonts w:ascii="Tahoma" w:hAnsi="Tahoma" w:cs="Tahoma"/>
                <w:color w:val="000000"/>
                <w:sz w:val="22"/>
                <w:szCs w:val="22"/>
              </w:rPr>
              <w:t xml:space="preserve"> código 033.0614.01.01</w:t>
            </w:r>
          </w:p>
        </w:tc>
      </w:tr>
      <w:tr w:rsidR="007675C4" w:rsidRPr="007675C4" w14:paraId="60836F90" w14:textId="77777777" w:rsidTr="007675C4">
        <w:trPr>
          <w:trHeight w:val="1546"/>
          <w:jc w:val="center"/>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46F960AF"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3</w:t>
            </w:r>
          </w:p>
        </w:tc>
        <w:tc>
          <w:tcPr>
            <w:tcW w:w="597" w:type="dxa"/>
            <w:tcBorders>
              <w:top w:val="nil"/>
              <w:left w:val="nil"/>
              <w:bottom w:val="single" w:sz="4" w:space="0" w:color="auto"/>
              <w:right w:val="single" w:sz="4" w:space="0" w:color="auto"/>
            </w:tcBorders>
            <w:shd w:val="clear" w:color="auto" w:fill="auto"/>
            <w:noWrap/>
            <w:vAlign w:val="center"/>
            <w:hideMark/>
          </w:tcPr>
          <w:p w14:paraId="67FF0638"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1</w:t>
            </w:r>
          </w:p>
        </w:tc>
        <w:tc>
          <w:tcPr>
            <w:tcW w:w="868" w:type="dxa"/>
            <w:tcBorders>
              <w:top w:val="nil"/>
              <w:left w:val="nil"/>
              <w:bottom w:val="single" w:sz="4" w:space="0" w:color="auto"/>
              <w:right w:val="single" w:sz="4" w:space="0" w:color="auto"/>
            </w:tcBorders>
            <w:shd w:val="clear" w:color="auto" w:fill="auto"/>
            <w:noWrap/>
            <w:vAlign w:val="center"/>
            <w:hideMark/>
          </w:tcPr>
          <w:p w14:paraId="3D9E7AB8"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rolo de 500 metros</w:t>
            </w:r>
          </w:p>
        </w:tc>
        <w:tc>
          <w:tcPr>
            <w:tcW w:w="7888" w:type="dxa"/>
            <w:tcBorders>
              <w:top w:val="nil"/>
              <w:left w:val="nil"/>
              <w:bottom w:val="single" w:sz="4" w:space="0" w:color="auto"/>
              <w:right w:val="single" w:sz="4" w:space="0" w:color="auto"/>
            </w:tcBorders>
            <w:shd w:val="clear" w:color="auto" w:fill="auto"/>
            <w:vAlign w:val="bottom"/>
            <w:hideMark/>
          </w:tcPr>
          <w:p w14:paraId="03D6BFA9" w14:textId="77777777" w:rsidR="007675C4" w:rsidRPr="002774D4" w:rsidRDefault="007675C4" w:rsidP="002774D4">
            <w:pPr>
              <w:jc w:val="both"/>
              <w:rPr>
                <w:rFonts w:ascii="Tahoma" w:hAnsi="Tahoma" w:cs="Tahoma"/>
                <w:color w:val="000000"/>
                <w:sz w:val="22"/>
                <w:szCs w:val="22"/>
              </w:rPr>
            </w:pPr>
            <w:r w:rsidRPr="002774D4">
              <w:rPr>
                <w:rFonts w:ascii="Tahoma" w:hAnsi="Tahoma" w:cs="Tahoma"/>
                <w:b/>
                <w:bCs/>
                <w:color w:val="000000"/>
                <w:sz w:val="22"/>
                <w:szCs w:val="22"/>
              </w:rPr>
              <w:t xml:space="preserve">Fio telefônico para jumper; </w:t>
            </w:r>
            <w:r w:rsidRPr="002774D4">
              <w:rPr>
                <w:rFonts w:ascii="Tahoma" w:hAnsi="Tahoma" w:cs="Tahoma"/>
                <w:color w:val="000000"/>
                <w:sz w:val="22"/>
                <w:szCs w:val="22"/>
              </w:rPr>
              <w:t xml:space="preserve">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2774D4">
              <w:rPr>
                <w:rFonts w:ascii="Tahoma" w:hAnsi="Tahoma" w:cs="Tahoma"/>
                <w:color w:val="000000"/>
                <w:sz w:val="22"/>
                <w:szCs w:val="22"/>
              </w:rPr>
              <w:t>Multitoc</w:t>
            </w:r>
            <w:proofErr w:type="spellEnd"/>
          </w:p>
        </w:tc>
      </w:tr>
      <w:tr w:rsidR="007675C4" w:rsidRPr="007675C4" w14:paraId="4BB29958" w14:textId="77777777" w:rsidTr="007675C4">
        <w:trPr>
          <w:trHeight w:val="1691"/>
          <w:jc w:val="center"/>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2D5BD7DB"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4</w:t>
            </w:r>
          </w:p>
        </w:tc>
        <w:tc>
          <w:tcPr>
            <w:tcW w:w="597" w:type="dxa"/>
            <w:tcBorders>
              <w:top w:val="nil"/>
              <w:left w:val="nil"/>
              <w:bottom w:val="single" w:sz="4" w:space="0" w:color="auto"/>
              <w:right w:val="single" w:sz="4" w:space="0" w:color="auto"/>
            </w:tcBorders>
            <w:shd w:val="clear" w:color="auto" w:fill="auto"/>
            <w:noWrap/>
            <w:vAlign w:val="center"/>
            <w:hideMark/>
          </w:tcPr>
          <w:p w14:paraId="3774BFA8"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4</w:t>
            </w:r>
          </w:p>
        </w:tc>
        <w:tc>
          <w:tcPr>
            <w:tcW w:w="868" w:type="dxa"/>
            <w:tcBorders>
              <w:top w:val="nil"/>
              <w:left w:val="nil"/>
              <w:bottom w:val="single" w:sz="4" w:space="0" w:color="auto"/>
              <w:right w:val="single" w:sz="4" w:space="0" w:color="auto"/>
            </w:tcBorders>
            <w:shd w:val="clear" w:color="auto" w:fill="auto"/>
            <w:noWrap/>
            <w:vAlign w:val="center"/>
            <w:hideMark/>
          </w:tcPr>
          <w:p w14:paraId="14E9545E" w14:textId="77777777" w:rsidR="007675C4" w:rsidRPr="002774D4" w:rsidRDefault="007675C4" w:rsidP="002774D4">
            <w:pPr>
              <w:jc w:val="both"/>
              <w:rPr>
                <w:rFonts w:ascii="Tahoma" w:hAnsi="Tahoma" w:cs="Tahoma"/>
                <w:color w:val="000000"/>
                <w:sz w:val="22"/>
                <w:szCs w:val="22"/>
              </w:rPr>
            </w:pPr>
            <w:r w:rsidRPr="002774D4">
              <w:rPr>
                <w:rFonts w:ascii="Tahoma" w:hAnsi="Tahoma" w:cs="Tahoma"/>
                <w:color w:val="000000"/>
                <w:sz w:val="22"/>
                <w:szCs w:val="22"/>
              </w:rPr>
              <w:t>rolo de 100 metros</w:t>
            </w:r>
          </w:p>
        </w:tc>
        <w:tc>
          <w:tcPr>
            <w:tcW w:w="7888" w:type="dxa"/>
            <w:tcBorders>
              <w:top w:val="nil"/>
              <w:left w:val="nil"/>
              <w:bottom w:val="single" w:sz="4" w:space="0" w:color="auto"/>
              <w:right w:val="single" w:sz="4" w:space="0" w:color="auto"/>
            </w:tcBorders>
            <w:shd w:val="clear" w:color="auto" w:fill="auto"/>
            <w:vAlign w:val="bottom"/>
            <w:hideMark/>
          </w:tcPr>
          <w:p w14:paraId="565666CD" w14:textId="77777777" w:rsidR="007675C4" w:rsidRPr="002774D4" w:rsidRDefault="007675C4" w:rsidP="002774D4">
            <w:pPr>
              <w:jc w:val="both"/>
              <w:rPr>
                <w:rFonts w:ascii="Tahoma" w:hAnsi="Tahoma" w:cs="Tahoma"/>
                <w:color w:val="000000"/>
                <w:sz w:val="22"/>
                <w:szCs w:val="22"/>
              </w:rPr>
            </w:pPr>
            <w:r w:rsidRPr="002774D4">
              <w:rPr>
                <w:rFonts w:ascii="Tahoma" w:hAnsi="Tahoma" w:cs="Tahoma"/>
                <w:b/>
                <w:bCs/>
                <w:color w:val="000000"/>
                <w:sz w:val="22"/>
                <w:szCs w:val="22"/>
              </w:rPr>
              <w:t>Cabo Coaxial RG06</w:t>
            </w:r>
            <w:r w:rsidRPr="002774D4">
              <w:rPr>
                <w:rFonts w:ascii="Tahoma" w:hAnsi="Tahoma" w:cs="Tahoma"/>
                <w:color w:val="000000"/>
                <w:sz w:val="22"/>
                <w:szCs w:val="22"/>
              </w:rPr>
              <w:t xml:space="preserve">; / Condutor interno de aço cobreado de </w:t>
            </w:r>
            <w:r w:rsidRPr="002774D4">
              <w:rPr>
                <w:rFonts w:ascii="Cambria Math" w:hAnsi="Cambria Math" w:cs="Cambria Math"/>
                <w:color w:val="000000"/>
                <w:sz w:val="22"/>
                <w:szCs w:val="22"/>
              </w:rPr>
              <w:t>≅</w:t>
            </w:r>
            <w:r w:rsidRPr="002774D4">
              <w:rPr>
                <w:rFonts w:ascii="Tahoma" w:hAnsi="Tahoma" w:cs="Tahoma"/>
                <w:color w:val="000000"/>
                <w:sz w:val="22"/>
                <w:szCs w:val="22"/>
              </w:rPr>
              <w:t xml:space="preserve">1 mm / Dielétrico em polietileno expandido de </w:t>
            </w:r>
            <w:r w:rsidRPr="002774D4">
              <w:rPr>
                <w:rFonts w:ascii="Cambria Math" w:hAnsi="Cambria Math" w:cs="Cambria Math"/>
                <w:color w:val="000000"/>
                <w:sz w:val="22"/>
                <w:szCs w:val="22"/>
              </w:rPr>
              <w:t>≅</w:t>
            </w:r>
            <w:r w:rsidRPr="002774D4">
              <w:rPr>
                <w:rFonts w:ascii="Tahoma" w:hAnsi="Tahoma" w:cs="Tahoma"/>
                <w:color w:val="000000"/>
                <w:sz w:val="22"/>
                <w:szCs w:val="22"/>
              </w:rPr>
              <w:t xml:space="preserve"> 4,5mm / Fita de alumínio aderindo ao dielétrico (1ª blindagem)/ Malha de alumínio - mínima de 90% (2ª blindagem) / Capa em PVC não </w:t>
            </w:r>
            <w:proofErr w:type="spellStart"/>
            <w:r w:rsidRPr="002774D4">
              <w:rPr>
                <w:rFonts w:ascii="Tahoma" w:hAnsi="Tahoma" w:cs="Tahoma"/>
                <w:color w:val="000000"/>
                <w:sz w:val="22"/>
                <w:szCs w:val="22"/>
              </w:rPr>
              <w:t>propagante</w:t>
            </w:r>
            <w:proofErr w:type="spellEnd"/>
            <w:r w:rsidRPr="002774D4">
              <w:rPr>
                <w:rFonts w:ascii="Tahoma" w:hAnsi="Tahoma" w:cs="Tahoma"/>
                <w:color w:val="000000"/>
                <w:sz w:val="22"/>
                <w:szCs w:val="22"/>
              </w:rPr>
              <w:t xml:space="preserve"> de chamas / Impedância média de 75 Ohms / Homologado pela Anatel / Marcas de referência: </w:t>
            </w:r>
            <w:proofErr w:type="spellStart"/>
            <w:r w:rsidRPr="002774D4">
              <w:rPr>
                <w:rFonts w:ascii="Tahoma" w:hAnsi="Tahoma" w:cs="Tahoma"/>
                <w:color w:val="000000"/>
                <w:sz w:val="22"/>
                <w:szCs w:val="22"/>
              </w:rPr>
              <w:t>Megatron</w:t>
            </w:r>
            <w:proofErr w:type="spellEnd"/>
            <w:r w:rsidRPr="002774D4">
              <w:rPr>
                <w:rFonts w:ascii="Tahoma" w:hAnsi="Tahoma" w:cs="Tahoma"/>
                <w:color w:val="000000"/>
                <w:sz w:val="22"/>
                <w:szCs w:val="22"/>
              </w:rPr>
              <w:t xml:space="preserve">, </w:t>
            </w:r>
            <w:proofErr w:type="spellStart"/>
            <w:r w:rsidRPr="002774D4">
              <w:rPr>
                <w:rFonts w:ascii="Tahoma" w:hAnsi="Tahoma" w:cs="Tahoma"/>
                <w:color w:val="000000"/>
                <w:sz w:val="22"/>
                <w:szCs w:val="22"/>
              </w:rPr>
              <w:t>Cabletech</w:t>
            </w:r>
            <w:proofErr w:type="spellEnd"/>
            <w:r w:rsidRPr="002774D4">
              <w:rPr>
                <w:rFonts w:ascii="Tahoma" w:hAnsi="Tahoma" w:cs="Tahoma"/>
                <w:color w:val="000000"/>
                <w:sz w:val="22"/>
                <w:szCs w:val="22"/>
              </w:rPr>
              <w:t xml:space="preserve"> </w:t>
            </w:r>
          </w:p>
        </w:tc>
      </w:tr>
      <w:tr w:rsidR="007675C4" w:rsidRPr="007675C4" w14:paraId="52B59B8A" w14:textId="77777777" w:rsidTr="007675C4">
        <w:trPr>
          <w:trHeight w:val="3964"/>
          <w:jc w:val="center"/>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1DB19AC4" w14:textId="77777777" w:rsidR="007675C4" w:rsidRPr="007675C4" w:rsidRDefault="007675C4" w:rsidP="007675C4">
            <w:pPr>
              <w:jc w:val="center"/>
              <w:rPr>
                <w:rFonts w:ascii="Calibri" w:hAnsi="Calibri" w:cs="Calibri"/>
                <w:color w:val="000000"/>
                <w:sz w:val="22"/>
                <w:szCs w:val="22"/>
              </w:rPr>
            </w:pPr>
            <w:r w:rsidRPr="007675C4">
              <w:rPr>
                <w:rFonts w:ascii="Calibri" w:hAnsi="Calibri" w:cs="Calibri"/>
                <w:color w:val="000000"/>
                <w:sz w:val="22"/>
                <w:szCs w:val="22"/>
              </w:rPr>
              <w:lastRenderedPageBreak/>
              <w:t>5</w:t>
            </w:r>
          </w:p>
        </w:tc>
        <w:tc>
          <w:tcPr>
            <w:tcW w:w="597" w:type="dxa"/>
            <w:tcBorders>
              <w:top w:val="nil"/>
              <w:left w:val="nil"/>
              <w:bottom w:val="single" w:sz="4" w:space="0" w:color="auto"/>
              <w:right w:val="single" w:sz="4" w:space="0" w:color="auto"/>
            </w:tcBorders>
            <w:shd w:val="clear" w:color="auto" w:fill="auto"/>
            <w:noWrap/>
            <w:vAlign w:val="center"/>
            <w:hideMark/>
          </w:tcPr>
          <w:p w14:paraId="418B03DB" w14:textId="77777777" w:rsidR="007675C4" w:rsidRPr="007675C4" w:rsidRDefault="007675C4" w:rsidP="007675C4">
            <w:pPr>
              <w:jc w:val="center"/>
              <w:rPr>
                <w:rFonts w:ascii="Calibri" w:hAnsi="Calibri" w:cs="Calibri"/>
                <w:color w:val="000000"/>
                <w:sz w:val="22"/>
                <w:szCs w:val="22"/>
              </w:rPr>
            </w:pPr>
            <w:r w:rsidRPr="007675C4">
              <w:rPr>
                <w:rFonts w:ascii="Calibri" w:hAnsi="Calibri" w:cs="Calibri"/>
                <w:color w:val="000000"/>
                <w:sz w:val="22"/>
                <w:szCs w:val="22"/>
              </w:rPr>
              <w:t>200</w:t>
            </w:r>
          </w:p>
        </w:tc>
        <w:tc>
          <w:tcPr>
            <w:tcW w:w="868" w:type="dxa"/>
            <w:tcBorders>
              <w:top w:val="nil"/>
              <w:left w:val="nil"/>
              <w:bottom w:val="single" w:sz="4" w:space="0" w:color="auto"/>
              <w:right w:val="single" w:sz="4" w:space="0" w:color="auto"/>
            </w:tcBorders>
            <w:shd w:val="clear" w:color="auto" w:fill="auto"/>
            <w:noWrap/>
            <w:vAlign w:val="center"/>
            <w:hideMark/>
          </w:tcPr>
          <w:p w14:paraId="0D1FBA4F" w14:textId="77777777" w:rsidR="007675C4" w:rsidRPr="007675C4" w:rsidRDefault="007675C4" w:rsidP="007675C4">
            <w:pPr>
              <w:jc w:val="center"/>
              <w:rPr>
                <w:rFonts w:ascii="Calibri" w:hAnsi="Calibri" w:cs="Calibri"/>
                <w:color w:val="000000"/>
                <w:sz w:val="22"/>
                <w:szCs w:val="22"/>
              </w:rPr>
            </w:pPr>
            <w:r w:rsidRPr="007675C4">
              <w:rPr>
                <w:rFonts w:ascii="Calibri" w:hAnsi="Calibri" w:cs="Calibri"/>
                <w:color w:val="000000"/>
                <w:sz w:val="22"/>
                <w:szCs w:val="22"/>
              </w:rPr>
              <w:t>unidade</w:t>
            </w:r>
          </w:p>
        </w:tc>
        <w:tc>
          <w:tcPr>
            <w:tcW w:w="7888" w:type="dxa"/>
            <w:tcBorders>
              <w:top w:val="nil"/>
              <w:left w:val="nil"/>
              <w:bottom w:val="nil"/>
              <w:right w:val="nil"/>
            </w:tcBorders>
            <w:shd w:val="clear" w:color="auto" w:fill="auto"/>
            <w:noWrap/>
            <w:vAlign w:val="bottom"/>
            <w:hideMark/>
          </w:tcPr>
          <w:p w14:paraId="153B22B2" w14:textId="7782C450" w:rsidR="007675C4" w:rsidRPr="007675C4" w:rsidRDefault="007675C4" w:rsidP="007675C4">
            <w:pPr>
              <w:rPr>
                <w:rFonts w:ascii="Calibri" w:hAnsi="Calibri" w:cs="Calibri"/>
                <w:color w:val="000000"/>
                <w:sz w:val="22"/>
                <w:szCs w:val="22"/>
              </w:rPr>
            </w:pPr>
          </w:p>
          <w:tbl>
            <w:tblPr>
              <w:tblW w:w="7808" w:type="dxa"/>
              <w:tblCellSpacing w:w="0" w:type="dxa"/>
              <w:tblCellMar>
                <w:left w:w="0" w:type="dxa"/>
                <w:right w:w="0" w:type="dxa"/>
              </w:tblCellMar>
              <w:tblLook w:val="04A0" w:firstRow="1" w:lastRow="0" w:firstColumn="1" w:lastColumn="0" w:noHBand="0" w:noVBand="1"/>
            </w:tblPr>
            <w:tblGrid>
              <w:gridCol w:w="7808"/>
            </w:tblGrid>
            <w:tr w:rsidR="007675C4" w:rsidRPr="007675C4" w14:paraId="058BE1B3" w14:textId="77777777" w:rsidTr="007675C4">
              <w:trPr>
                <w:trHeight w:val="4130"/>
                <w:tblCellSpacing w:w="0" w:type="dxa"/>
              </w:trPr>
              <w:tc>
                <w:tcPr>
                  <w:tcW w:w="7808" w:type="dxa"/>
                  <w:tcBorders>
                    <w:top w:val="nil"/>
                    <w:left w:val="nil"/>
                    <w:bottom w:val="single" w:sz="4" w:space="0" w:color="auto"/>
                    <w:right w:val="single" w:sz="4" w:space="0" w:color="auto"/>
                  </w:tcBorders>
                  <w:shd w:val="clear" w:color="auto" w:fill="auto"/>
                  <w:hideMark/>
                </w:tcPr>
                <w:p w14:paraId="18AED0C5" w14:textId="0A1F560D" w:rsidR="007675C4" w:rsidRPr="007675C4" w:rsidRDefault="007675C4" w:rsidP="007675C4">
                  <w:pPr>
                    <w:rPr>
                      <w:rFonts w:ascii="Calibri" w:hAnsi="Calibri" w:cs="Calibri"/>
                      <w:b/>
                      <w:bCs/>
                      <w:color w:val="000000"/>
                      <w:sz w:val="22"/>
                      <w:szCs w:val="22"/>
                    </w:rPr>
                  </w:pPr>
                  <w:r w:rsidRPr="007675C4">
                    <w:rPr>
                      <w:rFonts w:ascii="Calibri" w:hAnsi="Calibri" w:cs="Calibri"/>
                      <w:noProof/>
                      <w:color w:val="000000"/>
                      <w:sz w:val="22"/>
                      <w:szCs w:val="22"/>
                    </w:rPr>
                    <w:drawing>
                      <wp:anchor distT="0" distB="0" distL="114300" distR="114300" simplePos="0" relativeHeight="251659264" behindDoc="0" locked="0" layoutInCell="1" allowOverlap="1" wp14:anchorId="3D5A0E0C" wp14:editId="051D6F46">
                        <wp:simplePos x="0" y="0"/>
                        <wp:positionH relativeFrom="column">
                          <wp:posOffset>41275</wp:posOffset>
                        </wp:positionH>
                        <wp:positionV relativeFrom="paragraph">
                          <wp:posOffset>615315</wp:posOffset>
                        </wp:positionV>
                        <wp:extent cx="1447800" cy="1285875"/>
                        <wp:effectExtent l="0" t="0" r="0" b="9525"/>
                        <wp:wrapNone/>
                        <wp:docPr id="2" name="Imagem 2">
                          <a:extLst xmlns:a="http://schemas.openxmlformats.org/drawingml/2006/main">
                            <a:ext uri="{FF2B5EF4-FFF2-40B4-BE49-F238E27FC236}">
                              <a16:creationId xmlns:a16="http://schemas.microsoft.com/office/drawing/2014/main" id="{A2BC5986-BB5E-492E-B93A-441DAFA0FA84}"/>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A2BC5986-BB5E-492E-B93A-441DAFA0FA8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7800" cy="1285875"/>
                                </a:xfrm>
                                <a:prstGeom prst="rect">
                                  <a:avLst/>
                                </a:prstGeom>
                              </pic:spPr>
                            </pic:pic>
                          </a:graphicData>
                        </a:graphic>
                        <wp14:sizeRelH relativeFrom="page">
                          <wp14:pctWidth>0</wp14:pctWidth>
                        </wp14:sizeRelH>
                        <wp14:sizeRelV relativeFrom="page">
                          <wp14:pctHeight>0</wp14:pctHeight>
                        </wp14:sizeRelV>
                      </wp:anchor>
                    </w:drawing>
                  </w:r>
                  <w:r w:rsidRPr="007675C4">
                    <w:rPr>
                      <w:rFonts w:ascii="Calibri" w:hAnsi="Calibri" w:cs="Calibri"/>
                      <w:noProof/>
                      <w:color w:val="000000"/>
                      <w:sz w:val="22"/>
                      <w:szCs w:val="22"/>
                    </w:rPr>
                    <w:drawing>
                      <wp:anchor distT="0" distB="0" distL="114300" distR="114300" simplePos="0" relativeHeight="251660288" behindDoc="0" locked="0" layoutInCell="1" allowOverlap="1" wp14:anchorId="42D9C377" wp14:editId="185B9C9E">
                        <wp:simplePos x="0" y="0"/>
                        <wp:positionH relativeFrom="column">
                          <wp:posOffset>1780540</wp:posOffset>
                        </wp:positionH>
                        <wp:positionV relativeFrom="paragraph">
                          <wp:posOffset>215265</wp:posOffset>
                        </wp:positionV>
                        <wp:extent cx="1756410" cy="2190750"/>
                        <wp:effectExtent l="0" t="0" r="0" b="0"/>
                        <wp:wrapNone/>
                        <wp:docPr id="1" name="Imagem 1">
                          <a:extLst xmlns:a="http://schemas.openxmlformats.org/drawingml/2006/main">
                            <a:ext uri="{FF2B5EF4-FFF2-40B4-BE49-F238E27FC236}">
                              <a16:creationId xmlns:a16="http://schemas.microsoft.com/office/drawing/2014/main" id="{61E04919-1162-4AED-95FA-6459C91E7D46}"/>
                            </a:ext>
                          </a:extLst>
                        </wp:docPr>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61E04919-1162-4AED-95FA-6459C91E7D4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56410" cy="2190750"/>
                                </a:xfrm>
                                <a:prstGeom prst="rect">
                                  <a:avLst/>
                                </a:prstGeom>
                              </pic:spPr>
                            </pic:pic>
                          </a:graphicData>
                        </a:graphic>
                        <wp14:sizeRelH relativeFrom="page">
                          <wp14:pctWidth>0</wp14:pctWidth>
                        </wp14:sizeRelH>
                        <wp14:sizeRelV relativeFrom="page">
                          <wp14:pctHeight>0</wp14:pctHeight>
                        </wp14:sizeRelV>
                      </wp:anchor>
                    </w:drawing>
                  </w:r>
                  <w:r w:rsidRPr="007675C4">
                    <w:rPr>
                      <w:rFonts w:ascii="Calibri" w:hAnsi="Calibri" w:cs="Calibri"/>
                      <w:b/>
                      <w:bCs/>
                      <w:color w:val="000000"/>
                      <w:sz w:val="22"/>
                      <w:szCs w:val="22"/>
                    </w:rPr>
                    <w:t xml:space="preserve">Knob estriado com parafuso para potenciômetro; </w:t>
                  </w:r>
                  <w:r w:rsidR="00732956" w:rsidRPr="00732956">
                    <w:rPr>
                      <w:rFonts w:ascii="Calibri" w:hAnsi="Calibri" w:cs="Calibri"/>
                      <w:bCs/>
                      <w:color w:val="000000"/>
                      <w:sz w:val="22"/>
                      <w:szCs w:val="22"/>
                    </w:rPr>
                    <w:t>na cor preta</w:t>
                  </w:r>
                  <w:r w:rsidR="00732956">
                    <w:rPr>
                      <w:rFonts w:ascii="Calibri" w:hAnsi="Calibri" w:cs="Calibri"/>
                      <w:b/>
                      <w:bCs/>
                      <w:color w:val="000000"/>
                      <w:sz w:val="22"/>
                      <w:szCs w:val="22"/>
                    </w:rPr>
                    <w:t xml:space="preserve"> / </w:t>
                  </w:r>
                  <w:r w:rsidRPr="007675C4">
                    <w:rPr>
                      <w:rFonts w:ascii="Calibri" w:hAnsi="Calibri" w:cs="Calibri"/>
                      <w:color w:val="000000"/>
                      <w:sz w:val="22"/>
                      <w:szCs w:val="22"/>
                    </w:rPr>
                    <w:t xml:space="preserve">Medidas: </w:t>
                  </w:r>
                </w:p>
              </w:tc>
            </w:tr>
          </w:tbl>
          <w:p w14:paraId="625E321E" w14:textId="77777777" w:rsidR="007675C4" w:rsidRPr="007675C4" w:rsidRDefault="007675C4" w:rsidP="007675C4">
            <w:pPr>
              <w:rPr>
                <w:rFonts w:ascii="Calibri" w:hAnsi="Calibri" w:cs="Calibri"/>
                <w:color w:val="000000"/>
                <w:sz w:val="22"/>
                <w:szCs w:val="22"/>
              </w:rPr>
            </w:pPr>
          </w:p>
        </w:tc>
      </w:tr>
    </w:tbl>
    <w:p w14:paraId="149B31DC" w14:textId="77777777" w:rsidR="00C77080" w:rsidRDefault="00C77080" w:rsidP="002774D4">
      <w:pPr>
        <w:autoSpaceDE w:val="0"/>
        <w:autoSpaceDN w:val="0"/>
        <w:adjustRightInd w:val="0"/>
        <w:spacing w:line="360" w:lineRule="auto"/>
        <w:jc w:val="both"/>
        <w:rPr>
          <w:rFonts w:ascii="Tahoma" w:hAnsi="Tahoma" w:cs="Tahoma"/>
          <w:sz w:val="22"/>
          <w:szCs w:val="22"/>
        </w:rPr>
      </w:pPr>
    </w:p>
    <w:p w14:paraId="5CEF0CA3" w14:textId="0D946472" w:rsidR="00E475E5" w:rsidRDefault="00301917" w:rsidP="00E475E5">
      <w:pPr>
        <w:autoSpaceDE w:val="0"/>
        <w:autoSpaceDN w:val="0"/>
        <w:adjustRightInd w:val="0"/>
        <w:spacing w:line="360" w:lineRule="auto"/>
        <w:ind w:firstLine="708"/>
        <w:jc w:val="both"/>
        <w:rPr>
          <w:rFonts w:ascii="Tahoma" w:hAnsi="Tahoma" w:cs="Tahoma"/>
          <w:sz w:val="22"/>
          <w:szCs w:val="22"/>
        </w:rPr>
      </w:pPr>
      <w:r w:rsidRPr="00301917">
        <w:rPr>
          <w:rFonts w:ascii="Tahoma" w:hAnsi="Tahoma" w:cs="Tahoma"/>
          <w:sz w:val="22"/>
          <w:szCs w:val="22"/>
        </w:rPr>
        <w:t>3.</w:t>
      </w:r>
      <w:r w:rsidR="008F3502">
        <w:rPr>
          <w:rFonts w:ascii="Tahoma" w:hAnsi="Tahoma" w:cs="Tahoma"/>
          <w:sz w:val="22"/>
          <w:szCs w:val="22"/>
        </w:rPr>
        <w:t>1</w:t>
      </w:r>
      <w:r w:rsidR="00E475E5" w:rsidRPr="00301917">
        <w:rPr>
          <w:rFonts w:ascii="Tahoma" w:hAnsi="Tahoma" w:cs="Tahoma"/>
          <w:sz w:val="22"/>
          <w:szCs w:val="22"/>
        </w:rPr>
        <w:t xml:space="preserve"> Todos os</w:t>
      </w:r>
      <w:r w:rsidR="00243B26" w:rsidRPr="00301917">
        <w:rPr>
          <w:rFonts w:ascii="Tahoma" w:hAnsi="Tahoma" w:cs="Tahoma"/>
          <w:sz w:val="22"/>
          <w:szCs w:val="22"/>
        </w:rPr>
        <w:t xml:space="preserve"> itens</w:t>
      </w:r>
      <w:r w:rsidR="00E475E5" w:rsidRPr="00301917">
        <w:rPr>
          <w:rFonts w:ascii="Tahoma" w:hAnsi="Tahoma" w:cs="Tahoma"/>
          <w:sz w:val="22"/>
          <w:szCs w:val="22"/>
        </w:rPr>
        <w:t xml:space="preserve"> e suas aplicações devem obedecer ao prescrito pelas Normas vigentes, cabendo ainda, quando necessário, certificações podendo ser solicitado à Contratada a apresentação de certificado de conformidade técnica dos materiais empregados à luz das normas vigentes.</w:t>
      </w:r>
    </w:p>
    <w:p w14:paraId="0670BDB9" w14:textId="77777777" w:rsidR="00427550" w:rsidRDefault="00427550" w:rsidP="00E475E5">
      <w:pPr>
        <w:autoSpaceDE w:val="0"/>
        <w:autoSpaceDN w:val="0"/>
        <w:adjustRightInd w:val="0"/>
        <w:jc w:val="both"/>
        <w:rPr>
          <w:rFonts w:ascii="Tahoma" w:hAnsi="Tahoma" w:cs="Tahoma"/>
          <w:b/>
          <w:color w:val="000000"/>
          <w:sz w:val="22"/>
          <w:szCs w:val="22"/>
        </w:rPr>
      </w:pPr>
    </w:p>
    <w:p w14:paraId="6C700B0D" w14:textId="28C36012" w:rsidR="00E475E5" w:rsidRPr="00EA780A" w:rsidRDefault="00E475E5" w:rsidP="00E475E5">
      <w:pPr>
        <w:autoSpaceDE w:val="0"/>
        <w:autoSpaceDN w:val="0"/>
        <w:adjustRightInd w:val="0"/>
        <w:jc w:val="both"/>
        <w:rPr>
          <w:rFonts w:ascii="Tahoma" w:hAnsi="Tahoma" w:cs="Tahoma"/>
          <w:b/>
          <w:color w:val="000000"/>
          <w:sz w:val="22"/>
          <w:szCs w:val="22"/>
        </w:rPr>
      </w:pPr>
      <w:r w:rsidRPr="00EA780A">
        <w:rPr>
          <w:rFonts w:ascii="Tahoma" w:hAnsi="Tahoma" w:cs="Tahoma"/>
          <w:b/>
          <w:color w:val="000000"/>
          <w:sz w:val="22"/>
          <w:szCs w:val="22"/>
        </w:rPr>
        <w:t xml:space="preserve">Prazo de </w:t>
      </w:r>
      <w:r w:rsidR="00200B16" w:rsidRPr="00EA780A">
        <w:rPr>
          <w:rFonts w:ascii="Tahoma" w:hAnsi="Tahoma" w:cs="Tahoma"/>
          <w:b/>
          <w:color w:val="000000"/>
          <w:sz w:val="22"/>
          <w:szCs w:val="22"/>
        </w:rPr>
        <w:t>garantia</w:t>
      </w:r>
      <w:r w:rsidRPr="00EA780A">
        <w:rPr>
          <w:rFonts w:ascii="Tahoma" w:hAnsi="Tahoma" w:cs="Tahoma"/>
          <w:b/>
          <w:color w:val="000000"/>
          <w:sz w:val="22"/>
          <w:szCs w:val="22"/>
        </w:rPr>
        <w:t xml:space="preserve"> dos produtos</w:t>
      </w:r>
    </w:p>
    <w:p w14:paraId="2164E09E" w14:textId="77777777" w:rsidR="00E475E5" w:rsidRPr="00EA780A" w:rsidRDefault="00E475E5" w:rsidP="00E475E5">
      <w:pPr>
        <w:autoSpaceDE w:val="0"/>
        <w:autoSpaceDN w:val="0"/>
        <w:adjustRightInd w:val="0"/>
        <w:jc w:val="both"/>
        <w:rPr>
          <w:rFonts w:ascii="Tahoma" w:hAnsi="Tahoma" w:cs="Tahoma"/>
          <w:b/>
          <w:color w:val="000000"/>
          <w:sz w:val="22"/>
          <w:szCs w:val="22"/>
        </w:rPr>
      </w:pPr>
    </w:p>
    <w:p w14:paraId="320640C6" w14:textId="231D87AF" w:rsidR="002F73DF" w:rsidRPr="00EA780A" w:rsidRDefault="00E475E5" w:rsidP="002F73DF">
      <w:pPr>
        <w:spacing w:before="100" w:beforeAutospacing="1" w:after="100" w:afterAutospacing="1" w:line="360" w:lineRule="auto"/>
        <w:ind w:firstLine="708"/>
        <w:contextualSpacing/>
        <w:jc w:val="both"/>
        <w:rPr>
          <w:rFonts w:ascii="Tahoma" w:hAnsi="Tahoma" w:cs="Tahoma"/>
          <w:color w:val="000000"/>
          <w:sz w:val="22"/>
          <w:szCs w:val="22"/>
        </w:rPr>
      </w:pPr>
      <w:r w:rsidRPr="00EA780A">
        <w:rPr>
          <w:rFonts w:ascii="Tahoma" w:hAnsi="Tahoma" w:cs="Tahoma"/>
          <w:sz w:val="22"/>
          <w:szCs w:val="22"/>
        </w:rPr>
        <w:t>3.</w:t>
      </w:r>
      <w:r w:rsidR="00316764">
        <w:rPr>
          <w:rFonts w:ascii="Tahoma" w:hAnsi="Tahoma" w:cs="Tahoma"/>
          <w:sz w:val="22"/>
          <w:szCs w:val="22"/>
        </w:rPr>
        <w:t>2</w:t>
      </w:r>
      <w:r w:rsidRPr="00EA780A">
        <w:rPr>
          <w:rFonts w:ascii="Tahoma" w:hAnsi="Tahoma" w:cs="Tahoma"/>
          <w:sz w:val="22"/>
          <w:szCs w:val="22"/>
        </w:rPr>
        <w:t xml:space="preserve"> </w:t>
      </w:r>
      <w:r w:rsidR="002F73DF" w:rsidRPr="00EA780A">
        <w:rPr>
          <w:rFonts w:ascii="Tahoma" w:hAnsi="Tahoma" w:cs="Tahoma"/>
          <w:color w:val="000000"/>
          <w:sz w:val="22"/>
          <w:szCs w:val="22"/>
        </w:rPr>
        <w:t xml:space="preserve">O prazo de garantia dos produtos: no mínimo </w:t>
      </w:r>
      <w:r w:rsidR="00316764">
        <w:rPr>
          <w:rFonts w:ascii="Tahoma" w:hAnsi="Tahoma" w:cs="Tahoma"/>
          <w:color w:val="000000"/>
          <w:sz w:val="22"/>
          <w:szCs w:val="22"/>
        </w:rPr>
        <w:t>90 (noventa)</w:t>
      </w:r>
      <w:r w:rsidR="00E47835">
        <w:rPr>
          <w:rFonts w:ascii="Tahoma" w:hAnsi="Tahoma" w:cs="Tahoma"/>
          <w:color w:val="000000"/>
          <w:sz w:val="22"/>
          <w:szCs w:val="22"/>
        </w:rPr>
        <w:t xml:space="preserve"> dias</w:t>
      </w:r>
      <w:r w:rsidR="002F73DF" w:rsidRPr="00EA780A">
        <w:rPr>
          <w:rFonts w:ascii="Tahoma" w:hAnsi="Tahoma" w:cs="Tahoma"/>
          <w:color w:val="000000"/>
          <w:sz w:val="22"/>
          <w:szCs w:val="22"/>
        </w:rPr>
        <w:t xml:space="preserve"> a partir do termo de recebimento definitivo, </w:t>
      </w:r>
      <w:r w:rsidR="002F73DF" w:rsidRPr="00EA780A">
        <w:rPr>
          <w:rFonts w:ascii="Tahoma" w:hAnsi="Tahoma" w:cs="Tahoma"/>
          <w:sz w:val="22"/>
          <w:szCs w:val="22"/>
        </w:rPr>
        <w:t>prevalecendo, quando maior que este prazo, a garantia/validade dada pela Contratada, pelo fabricante ou decorrente de lei</w:t>
      </w:r>
      <w:r w:rsidR="002F73DF" w:rsidRPr="00EA780A">
        <w:rPr>
          <w:rFonts w:ascii="Tahoma" w:hAnsi="Tahoma" w:cs="Tahoma"/>
          <w:color w:val="000000"/>
          <w:sz w:val="22"/>
          <w:szCs w:val="22"/>
        </w:rPr>
        <w:t>.</w:t>
      </w:r>
    </w:p>
    <w:p w14:paraId="34EFBC41" w14:textId="73B56D48" w:rsidR="002F73DF" w:rsidRDefault="002F73DF" w:rsidP="002F73DF">
      <w:pPr>
        <w:pStyle w:val="Textodecomentrio"/>
        <w:spacing w:line="360" w:lineRule="auto"/>
        <w:ind w:firstLine="708"/>
        <w:jc w:val="both"/>
        <w:rPr>
          <w:rFonts w:ascii="Tahoma" w:hAnsi="Tahoma"/>
          <w:color w:val="000000"/>
          <w:sz w:val="22"/>
          <w:szCs w:val="22"/>
        </w:rPr>
      </w:pPr>
      <w:r w:rsidRPr="00EA780A">
        <w:rPr>
          <w:rFonts w:ascii="Tahoma" w:hAnsi="Tahoma"/>
          <w:color w:val="000000"/>
          <w:sz w:val="22"/>
          <w:szCs w:val="22"/>
        </w:rPr>
        <w:t>3.</w:t>
      </w:r>
      <w:r w:rsidR="00316764">
        <w:rPr>
          <w:rFonts w:ascii="Tahoma" w:hAnsi="Tahoma"/>
          <w:color w:val="000000"/>
          <w:sz w:val="22"/>
          <w:szCs w:val="22"/>
        </w:rPr>
        <w:t>3</w:t>
      </w:r>
      <w:r w:rsidRPr="00EA780A">
        <w:rPr>
          <w:rFonts w:ascii="Tahoma" w:hAnsi="Tahoma"/>
          <w:color w:val="000000"/>
          <w:sz w:val="22"/>
          <w:szCs w:val="22"/>
        </w:rPr>
        <w:t xml:space="preserve"> A substituição dos produtos, eventualmente necessárias, deverão ocorrer em um prazo de até 15 (quinze) dias corridos.</w:t>
      </w:r>
    </w:p>
    <w:p w14:paraId="40404591" w14:textId="77777777" w:rsidR="00026DB7" w:rsidRDefault="00026DB7" w:rsidP="00026DB7">
      <w:pPr>
        <w:autoSpaceDE w:val="0"/>
        <w:autoSpaceDN w:val="0"/>
        <w:adjustRightInd w:val="0"/>
        <w:spacing w:line="360" w:lineRule="auto"/>
        <w:ind w:firstLine="708"/>
        <w:jc w:val="both"/>
        <w:rPr>
          <w:rFonts w:ascii="Tahoma" w:hAnsi="Tahoma" w:cs="Tahoma"/>
          <w:sz w:val="22"/>
          <w:szCs w:val="22"/>
        </w:rPr>
      </w:pPr>
    </w:p>
    <w:p w14:paraId="122E5A4C" w14:textId="370C65B6" w:rsidR="00026DB7" w:rsidRPr="005A5B27" w:rsidRDefault="00026DB7" w:rsidP="005A5B27">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 xml:space="preserve">3.4 </w:t>
      </w:r>
      <w:r w:rsidRPr="00F716F6">
        <w:rPr>
          <w:rFonts w:ascii="Tahoma" w:hAnsi="Tahoma" w:cs="Tahoma"/>
          <w:sz w:val="22"/>
          <w:szCs w:val="22"/>
        </w:rPr>
        <w:t>A referida garantia não se assemelha a assistência técnica significando a inexistência de obrigações futuras</w:t>
      </w:r>
      <w:r>
        <w:rPr>
          <w:rFonts w:ascii="Tahoma" w:hAnsi="Tahoma" w:cs="Tahoma"/>
          <w:sz w:val="22"/>
          <w:szCs w:val="22"/>
        </w:rPr>
        <w:t>.</w:t>
      </w:r>
    </w:p>
    <w:p w14:paraId="6DAB7D63" w14:textId="77777777" w:rsidR="00490FB8" w:rsidRPr="00813A4E" w:rsidRDefault="00490FB8" w:rsidP="00490FB8">
      <w:pPr>
        <w:spacing w:before="100" w:beforeAutospacing="1" w:after="100" w:afterAutospacing="1" w:line="360" w:lineRule="auto"/>
        <w:jc w:val="both"/>
        <w:rPr>
          <w:rFonts w:ascii="Tahoma" w:hAnsi="Tahoma" w:cs="Tahoma"/>
          <w:b/>
          <w:sz w:val="22"/>
          <w:szCs w:val="22"/>
        </w:rPr>
      </w:pPr>
      <w:r w:rsidRPr="00813A4E">
        <w:rPr>
          <w:rFonts w:ascii="Tahoma" w:hAnsi="Tahoma" w:cs="Tahoma"/>
          <w:b/>
          <w:color w:val="000000" w:themeColor="text1"/>
          <w:sz w:val="22"/>
          <w:szCs w:val="22"/>
        </w:rPr>
        <w:t>4 – Requisitos da contratação</w:t>
      </w:r>
      <w:r w:rsidRPr="00813A4E">
        <w:rPr>
          <w:rFonts w:ascii="Tahoma" w:hAnsi="Tahoma" w:cs="Tahoma"/>
          <w:b/>
          <w:color w:val="000000" w:themeColor="text1"/>
          <w:sz w:val="22"/>
          <w:szCs w:val="22"/>
        </w:rPr>
        <w:commentReference w:id="2"/>
      </w:r>
    </w:p>
    <w:p w14:paraId="7F594681" w14:textId="71F1781C" w:rsidR="00F6704A" w:rsidRPr="00813A4E" w:rsidRDefault="00490FB8" w:rsidP="006274CC">
      <w:pPr>
        <w:pStyle w:val="Nvel1-SemNumPreto"/>
        <w:rPr>
          <w:b/>
        </w:rPr>
      </w:pPr>
      <w:r w:rsidRPr="00813A4E">
        <w:rPr>
          <w:b/>
        </w:rPr>
        <w:lastRenderedPageBreak/>
        <w:t>Sustentabilidade:</w:t>
      </w:r>
    </w:p>
    <w:p w14:paraId="413242AE" w14:textId="6DBA3B01" w:rsidR="00F639C0" w:rsidRPr="00D67B0D" w:rsidRDefault="00F639C0" w:rsidP="00F639C0">
      <w:pPr>
        <w:spacing w:before="100" w:beforeAutospacing="1" w:after="100" w:afterAutospacing="1" w:line="360" w:lineRule="auto"/>
        <w:ind w:right="-232" w:firstLine="709"/>
        <w:jc w:val="both"/>
        <w:rPr>
          <w:rFonts w:ascii="Tahoma" w:hAnsi="Tahoma" w:cs="Tahoma"/>
          <w:sz w:val="22"/>
          <w:szCs w:val="22"/>
        </w:rPr>
      </w:pPr>
      <w:r>
        <w:rPr>
          <w:rFonts w:ascii="Tahoma" w:hAnsi="Tahoma" w:cs="Tahoma"/>
          <w:sz w:val="22"/>
          <w:szCs w:val="22"/>
        </w:rPr>
        <w:t>4.1</w:t>
      </w:r>
      <w:r w:rsidRPr="00D67B0D">
        <w:rPr>
          <w:rFonts w:ascii="Tahoma" w:hAnsi="Tahoma" w:cs="Tahoma"/>
          <w:sz w:val="22"/>
          <w:szCs w:val="22"/>
        </w:rPr>
        <w:t xml:space="preserve"> </w:t>
      </w:r>
      <w:r w:rsidRPr="00D67B0D">
        <w:rPr>
          <w:rFonts w:ascii="Tahoma" w:eastAsiaTheme="minorHAnsi" w:hAnsi="Tahoma" w:cs="Tahoma"/>
          <w:sz w:val="22"/>
          <w:szCs w:val="22"/>
          <w:lang w:eastAsia="en-US"/>
        </w:rPr>
        <w:t xml:space="preserve">Os materiais </w:t>
      </w:r>
      <w:r>
        <w:rPr>
          <w:rFonts w:ascii="Tahoma" w:eastAsiaTheme="minorHAnsi" w:hAnsi="Tahoma" w:cs="Tahoma"/>
          <w:sz w:val="22"/>
          <w:szCs w:val="22"/>
          <w:lang w:eastAsia="en-US"/>
        </w:rPr>
        <w:t>solicitados</w:t>
      </w:r>
      <w:r w:rsidRPr="00D67B0D">
        <w:rPr>
          <w:rFonts w:ascii="Tahoma" w:eastAsiaTheme="minorHAnsi" w:hAnsi="Tahoma" w:cs="Tahoma"/>
          <w:sz w:val="22"/>
          <w:szCs w:val="22"/>
          <w:lang w:eastAsia="en-US"/>
        </w:rPr>
        <w:t xml:space="preserve"> deverão obedecer rigorosamente: </w:t>
      </w:r>
    </w:p>
    <w:p w14:paraId="4034DD62" w14:textId="77777777" w:rsidR="00F639C0" w:rsidRDefault="00F639C0" w:rsidP="004B1991">
      <w:pPr>
        <w:spacing w:before="100" w:beforeAutospacing="1" w:after="100" w:afterAutospacing="1" w:line="360" w:lineRule="auto"/>
        <w:ind w:right="-1"/>
        <w:contextualSpacing/>
        <w:jc w:val="both"/>
        <w:rPr>
          <w:rFonts w:ascii="Tahoma" w:hAnsi="Tahoma" w:cs="Tahoma"/>
          <w:sz w:val="22"/>
          <w:szCs w:val="22"/>
        </w:rPr>
      </w:pPr>
      <w:r w:rsidRPr="00D67B0D">
        <w:rPr>
          <w:rFonts w:ascii="Tahoma" w:hAnsi="Tahoma" w:cs="Tahoma"/>
          <w:sz w:val="22"/>
          <w:szCs w:val="22"/>
        </w:rPr>
        <w:t xml:space="preserve">a) </w:t>
      </w:r>
      <w:r w:rsidRPr="00D67B0D">
        <w:rPr>
          <w:rFonts w:ascii="Tahoma" w:eastAsiaTheme="minorHAnsi" w:hAnsi="Tahoma" w:cs="Tahoma"/>
          <w:sz w:val="22"/>
          <w:szCs w:val="22"/>
          <w:lang w:eastAsia="en-US"/>
        </w:rPr>
        <w:t xml:space="preserve">Às disposições legais da União e do Estado de São Paulo onde </w:t>
      </w:r>
      <w:r>
        <w:rPr>
          <w:rFonts w:ascii="Tahoma" w:eastAsiaTheme="minorHAnsi" w:hAnsi="Tahoma" w:cs="Tahoma"/>
          <w:sz w:val="22"/>
          <w:szCs w:val="22"/>
          <w:lang w:eastAsia="en-US"/>
        </w:rPr>
        <w:t>será executado o objeto</w:t>
      </w:r>
      <w:r w:rsidRPr="00D67B0D">
        <w:rPr>
          <w:rFonts w:ascii="Tahoma" w:eastAsiaTheme="minorHAnsi" w:hAnsi="Tahoma" w:cs="Tahoma"/>
          <w:sz w:val="22"/>
          <w:szCs w:val="22"/>
          <w:lang w:eastAsia="en-US"/>
        </w:rPr>
        <w:t xml:space="preserve">; </w:t>
      </w:r>
    </w:p>
    <w:p w14:paraId="471DE014" w14:textId="26C7B178" w:rsidR="00F639C0" w:rsidRPr="00D67B0D" w:rsidRDefault="00F639C0" w:rsidP="00F639C0">
      <w:pPr>
        <w:spacing w:before="100" w:beforeAutospacing="1" w:after="100" w:afterAutospacing="1" w:line="360" w:lineRule="auto"/>
        <w:ind w:right="-232"/>
        <w:contextualSpacing/>
        <w:jc w:val="both"/>
        <w:rPr>
          <w:rFonts w:ascii="Tahoma" w:hAnsi="Tahoma" w:cs="Tahoma"/>
          <w:sz w:val="22"/>
          <w:szCs w:val="22"/>
        </w:rPr>
      </w:pPr>
      <w:r w:rsidRPr="00D67B0D">
        <w:rPr>
          <w:rFonts w:ascii="Tahoma" w:hAnsi="Tahoma" w:cs="Tahoma"/>
          <w:sz w:val="22"/>
          <w:szCs w:val="22"/>
        </w:rPr>
        <w:t xml:space="preserve">b) </w:t>
      </w:r>
      <w:r w:rsidRPr="00D67B0D">
        <w:rPr>
          <w:rFonts w:ascii="Tahoma" w:eastAsiaTheme="minorHAnsi" w:hAnsi="Tahoma" w:cs="Tahoma"/>
          <w:sz w:val="22"/>
          <w:szCs w:val="22"/>
          <w:lang w:eastAsia="en-US"/>
        </w:rPr>
        <w:t xml:space="preserve">Às normas e especificações constantes do </w:t>
      </w:r>
      <w:r w:rsidR="008B1788">
        <w:rPr>
          <w:rFonts w:ascii="Tahoma" w:eastAsiaTheme="minorHAnsi" w:hAnsi="Tahoma" w:cs="Tahoma"/>
          <w:sz w:val="22"/>
          <w:szCs w:val="22"/>
          <w:lang w:eastAsia="en-US"/>
        </w:rPr>
        <w:t>Aviso de Contratação Direta</w:t>
      </w:r>
      <w:r w:rsidRPr="00D67B0D">
        <w:rPr>
          <w:rFonts w:ascii="Tahoma" w:eastAsiaTheme="minorHAnsi" w:hAnsi="Tahoma" w:cs="Tahoma"/>
          <w:sz w:val="22"/>
          <w:szCs w:val="22"/>
          <w:lang w:eastAsia="en-US"/>
        </w:rPr>
        <w:t xml:space="preserve">; </w:t>
      </w:r>
    </w:p>
    <w:p w14:paraId="2C04D9AD" w14:textId="77777777" w:rsidR="004B1991"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r w:rsidRPr="00D67B0D">
        <w:rPr>
          <w:rFonts w:ascii="Tahoma" w:hAnsi="Tahoma" w:cs="Tahoma"/>
          <w:sz w:val="22"/>
          <w:szCs w:val="22"/>
        </w:rPr>
        <w:t xml:space="preserve">c) </w:t>
      </w:r>
      <w:r w:rsidRPr="00D67B0D">
        <w:rPr>
          <w:rFonts w:ascii="Tahoma" w:eastAsiaTheme="minorHAnsi" w:hAnsi="Tahoma" w:cs="Tahoma"/>
          <w:sz w:val="22"/>
          <w:szCs w:val="22"/>
          <w:lang w:eastAsia="en-US"/>
        </w:rPr>
        <w:t>Às prescrições e recomendações dos fabricantes e materiais</w:t>
      </w:r>
      <w:r>
        <w:rPr>
          <w:rFonts w:ascii="Tahoma" w:eastAsiaTheme="minorHAnsi" w:hAnsi="Tahoma" w:cs="Tahoma"/>
          <w:sz w:val="22"/>
          <w:szCs w:val="22"/>
          <w:lang w:eastAsia="en-US"/>
        </w:rPr>
        <w:t xml:space="preserve"> solicitados</w:t>
      </w:r>
      <w:r w:rsidRPr="00D67B0D">
        <w:rPr>
          <w:rFonts w:ascii="Tahoma" w:eastAsiaTheme="minorHAnsi" w:hAnsi="Tahoma" w:cs="Tahoma"/>
          <w:sz w:val="22"/>
          <w:szCs w:val="22"/>
          <w:lang w:eastAsia="en-US"/>
        </w:rPr>
        <w:t xml:space="preserve">; </w:t>
      </w:r>
    </w:p>
    <w:p w14:paraId="4DFA7CB2" w14:textId="7D511E50" w:rsidR="00F639C0" w:rsidRDefault="00F639C0" w:rsidP="004B1991">
      <w:pPr>
        <w:spacing w:before="100" w:beforeAutospacing="1" w:after="100" w:afterAutospacing="1" w:line="360" w:lineRule="auto"/>
        <w:ind w:right="-1"/>
        <w:contextualSpacing/>
        <w:jc w:val="both"/>
        <w:rPr>
          <w:rFonts w:ascii="Tahoma" w:eastAsiaTheme="minorHAnsi" w:hAnsi="Tahoma" w:cs="Tahoma"/>
          <w:sz w:val="22"/>
          <w:szCs w:val="22"/>
          <w:lang w:eastAsia="en-US"/>
        </w:rPr>
      </w:pPr>
      <w:r>
        <w:rPr>
          <w:rFonts w:ascii="Tahoma" w:hAnsi="Tahoma" w:cs="Tahoma"/>
          <w:sz w:val="22"/>
          <w:szCs w:val="22"/>
        </w:rPr>
        <w:t>d</w:t>
      </w:r>
      <w:r w:rsidRPr="00D67B0D">
        <w:rPr>
          <w:rFonts w:ascii="Tahoma" w:hAnsi="Tahoma" w:cs="Tahoma"/>
          <w:sz w:val="22"/>
          <w:szCs w:val="22"/>
        </w:rPr>
        <w:t xml:space="preserve">) </w:t>
      </w:r>
      <w:r w:rsidRPr="00D67B0D">
        <w:rPr>
          <w:rFonts w:ascii="Tahoma" w:eastAsiaTheme="minorHAnsi" w:hAnsi="Tahoma" w:cs="Tahoma"/>
          <w:sz w:val="22"/>
          <w:szCs w:val="22"/>
          <w:lang w:eastAsia="en-US"/>
        </w:rPr>
        <w:t>Às normas internacionais consagradas, na falta das normas da ABNT e, suas alterações posteriores</w:t>
      </w:r>
      <w:r>
        <w:rPr>
          <w:rFonts w:ascii="Tahoma" w:eastAsiaTheme="minorHAnsi" w:hAnsi="Tahoma" w:cs="Tahoma"/>
          <w:sz w:val="22"/>
          <w:szCs w:val="22"/>
          <w:lang w:eastAsia="en-US"/>
        </w:rPr>
        <w:t>.</w:t>
      </w:r>
    </w:p>
    <w:p w14:paraId="3A89110E" w14:textId="77777777" w:rsidR="00F639C0"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p>
    <w:p w14:paraId="1D8EA4B7" w14:textId="553E37C5" w:rsidR="00F639C0" w:rsidRDefault="00F639C0" w:rsidP="00F639C0">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Pr="0020051C">
        <w:rPr>
          <w:rFonts w:ascii="Tahoma" w:hAnsi="Tahoma" w:cs="Tahoma"/>
          <w:color w:val="000000"/>
          <w:sz w:val="22"/>
          <w:szCs w:val="22"/>
        </w:rPr>
        <w:t xml:space="preserve">.2 </w:t>
      </w:r>
      <w:r>
        <w:rPr>
          <w:rFonts w:ascii="Tahoma" w:hAnsi="Tahoma" w:cs="Tahoma"/>
          <w:color w:val="000000"/>
          <w:sz w:val="22"/>
          <w:szCs w:val="22"/>
        </w:rPr>
        <w:t>Como medidas mitigadoras:</w:t>
      </w:r>
    </w:p>
    <w:p w14:paraId="15B1788E"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a) </w:t>
      </w:r>
      <w:r w:rsidRPr="0020051C">
        <w:rPr>
          <w:rFonts w:ascii="Tahoma" w:hAnsi="Tahoma" w:cs="Tahoma"/>
          <w:sz w:val="22"/>
          <w:szCs w:val="22"/>
        </w:rPr>
        <w:t>Racionalizar o uso de substâncias potencialmente tóxicas;</w:t>
      </w:r>
    </w:p>
    <w:p w14:paraId="546A93F6"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b) </w:t>
      </w:r>
      <w:r w:rsidRPr="0020051C">
        <w:rPr>
          <w:rFonts w:ascii="Tahoma" w:hAnsi="Tahoma" w:cs="Tahoma"/>
          <w:sz w:val="22"/>
          <w:szCs w:val="22"/>
        </w:rPr>
        <w:t>Substituir, sempre que possível, as substâncias tóxicas por outras atóxicas ou de menor toxicidade;</w:t>
      </w:r>
    </w:p>
    <w:p w14:paraId="1ED4AF76" w14:textId="731EB4B6" w:rsidR="005A5B27" w:rsidRDefault="002774D4" w:rsidP="00CB32A2">
      <w:pPr>
        <w:autoSpaceDE w:val="0"/>
        <w:autoSpaceDN w:val="0"/>
        <w:adjustRightInd w:val="0"/>
        <w:spacing w:line="360" w:lineRule="auto"/>
        <w:jc w:val="both"/>
        <w:rPr>
          <w:rFonts w:ascii="Tahoma" w:hAnsi="Tahoma" w:cs="Tahoma"/>
          <w:sz w:val="22"/>
          <w:szCs w:val="22"/>
        </w:rPr>
      </w:pPr>
      <w:r>
        <w:rPr>
          <w:rFonts w:ascii="Tahoma" w:hAnsi="Tahoma" w:cs="Tahoma"/>
          <w:sz w:val="22"/>
          <w:szCs w:val="22"/>
        </w:rPr>
        <w:t>c</w:t>
      </w:r>
      <w:r w:rsidR="00427550">
        <w:rPr>
          <w:rFonts w:ascii="Tahoma" w:hAnsi="Tahoma" w:cs="Tahoma"/>
          <w:sz w:val="22"/>
          <w:szCs w:val="22"/>
        </w:rPr>
        <w:t xml:space="preserve">) </w:t>
      </w:r>
      <w:r w:rsidR="00427550" w:rsidRPr="0020051C">
        <w:rPr>
          <w:rFonts w:ascii="Tahoma" w:hAnsi="Tahoma" w:cs="Tahoma"/>
          <w:sz w:val="22"/>
          <w:szCs w:val="22"/>
        </w:rPr>
        <w:t>Que os bens devam ser, preferencialmente, acondicionados em embalagem individual adequada, com menor volume possível, que utilize materiais recicláveis, de forma a garantir a máxima proteção durante o transporte e o armazenamento</w:t>
      </w:r>
      <w:r w:rsidR="00CB32A2">
        <w:rPr>
          <w:rFonts w:ascii="Tahoma" w:hAnsi="Tahoma" w:cs="Tahoma"/>
          <w:sz w:val="22"/>
          <w:szCs w:val="22"/>
        </w:rPr>
        <w:t xml:space="preserve">, </w:t>
      </w:r>
      <w:r w:rsidR="00CB32A2" w:rsidRPr="00CB32A2">
        <w:rPr>
          <w:rFonts w:ascii="Tahoma" w:hAnsi="Tahoma" w:cs="Tahoma"/>
          <w:sz w:val="22"/>
          <w:szCs w:val="22"/>
        </w:rPr>
        <w:t>a fim de ser</w:t>
      </w:r>
      <w:r w:rsidR="00CB32A2">
        <w:rPr>
          <w:rFonts w:ascii="Tahoma" w:hAnsi="Tahoma" w:cs="Tahoma"/>
          <w:sz w:val="22"/>
          <w:szCs w:val="22"/>
        </w:rPr>
        <w:t xml:space="preserve"> </w:t>
      </w:r>
      <w:r w:rsidR="00CB32A2" w:rsidRPr="00CB32A2">
        <w:rPr>
          <w:rFonts w:ascii="Tahoma" w:hAnsi="Tahoma" w:cs="Tahoma"/>
          <w:sz w:val="22"/>
          <w:szCs w:val="22"/>
        </w:rPr>
        <w:t>devidamente descartados na coleta seletiva.</w:t>
      </w:r>
    </w:p>
    <w:p w14:paraId="76B60C41" w14:textId="49DC430A" w:rsidR="0032548A" w:rsidRPr="0032548A" w:rsidRDefault="002774D4" w:rsidP="0032548A">
      <w:pPr>
        <w:autoSpaceDE w:val="0"/>
        <w:autoSpaceDN w:val="0"/>
        <w:adjustRightInd w:val="0"/>
        <w:spacing w:line="360" w:lineRule="auto"/>
        <w:jc w:val="both"/>
        <w:rPr>
          <w:rFonts w:ascii="Tahoma" w:hAnsi="Tahoma" w:cs="Tahoma"/>
          <w:sz w:val="22"/>
          <w:szCs w:val="22"/>
        </w:rPr>
      </w:pPr>
      <w:r>
        <w:rPr>
          <w:rFonts w:ascii="Tahoma" w:hAnsi="Tahoma" w:cs="Tahoma"/>
          <w:sz w:val="22"/>
          <w:szCs w:val="22"/>
        </w:rPr>
        <w:t>d</w:t>
      </w:r>
      <w:r w:rsidR="0032548A" w:rsidRPr="0032548A">
        <w:rPr>
          <w:rFonts w:ascii="Tahoma" w:hAnsi="Tahoma" w:cs="Tahoma"/>
          <w:sz w:val="22"/>
          <w:szCs w:val="22"/>
        </w:rPr>
        <w:t>) Que os bens não devem apresentar avarias ou adulterações.</w:t>
      </w:r>
    </w:p>
    <w:p w14:paraId="68923A68" w14:textId="77777777" w:rsidR="0087420B" w:rsidRDefault="0087420B" w:rsidP="00CB32A2">
      <w:pPr>
        <w:autoSpaceDE w:val="0"/>
        <w:autoSpaceDN w:val="0"/>
        <w:adjustRightInd w:val="0"/>
        <w:spacing w:line="360" w:lineRule="auto"/>
        <w:jc w:val="both"/>
        <w:rPr>
          <w:rFonts w:ascii="Tahoma" w:hAnsi="Tahoma" w:cs="Tahoma"/>
          <w:sz w:val="22"/>
          <w:szCs w:val="22"/>
        </w:rPr>
      </w:pPr>
    </w:p>
    <w:p w14:paraId="18D735C6" w14:textId="77777777" w:rsidR="004B1991" w:rsidRDefault="00F639C0" w:rsidP="004B1991">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00FC699D">
        <w:rPr>
          <w:rFonts w:ascii="Tahoma" w:hAnsi="Tahoma" w:cs="Tahoma"/>
          <w:color w:val="000000"/>
          <w:sz w:val="22"/>
          <w:szCs w:val="22"/>
        </w:rPr>
        <w:t>3</w:t>
      </w:r>
      <w:r>
        <w:rPr>
          <w:rFonts w:ascii="Tahoma" w:hAnsi="Tahoma" w:cs="Tahoma"/>
          <w:color w:val="000000"/>
          <w:sz w:val="22"/>
          <w:szCs w:val="22"/>
        </w:rPr>
        <w:t xml:space="preserve"> Por fim, a(s) Contratada(s) deverá(</w:t>
      </w:r>
      <w:proofErr w:type="spellStart"/>
      <w:r>
        <w:rPr>
          <w:rFonts w:ascii="Tahoma" w:hAnsi="Tahoma" w:cs="Tahoma"/>
          <w:color w:val="000000"/>
          <w:sz w:val="22"/>
          <w:szCs w:val="22"/>
        </w:rPr>
        <w:t>ão</w:t>
      </w:r>
      <w:proofErr w:type="spellEnd"/>
      <w:r>
        <w:rPr>
          <w:rFonts w:ascii="Tahoma" w:hAnsi="Tahoma" w:cs="Tahoma"/>
          <w:color w:val="000000"/>
          <w:sz w:val="22"/>
          <w:szCs w:val="22"/>
        </w:rPr>
        <w:t>) obs</w:t>
      </w:r>
      <w:r w:rsidRPr="00273662">
        <w:rPr>
          <w:rFonts w:ascii="Tahoma" w:hAnsi="Tahoma" w:cs="Tahoma"/>
          <w:color w:val="000000"/>
          <w:sz w:val="22"/>
          <w:szCs w:val="22"/>
        </w:rPr>
        <w:t>ervar as boas práticas, técnica e ambientalmente recomendadas, quando da realização de serviços e/ou fornecimento de bens, que correrão sob sua inteira e exclusiva responsabilidade</w:t>
      </w:r>
      <w:r>
        <w:rPr>
          <w:rFonts w:ascii="Tahoma" w:hAnsi="Tahoma" w:cs="Tahoma"/>
          <w:color w:val="000000"/>
          <w:sz w:val="22"/>
          <w:szCs w:val="22"/>
        </w:rPr>
        <w:t>.</w:t>
      </w:r>
    </w:p>
    <w:p w14:paraId="321EE2AB" w14:textId="77777777" w:rsidR="004B1991" w:rsidRDefault="004B1991" w:rsidP="004B1991">
      <w:pPr>
        <w:autoSpaceDE w:val="0"/>
        <w:autoSpaceDN w:val="0"/>
        <w:adjustRightInd w:val="0"/>
        <w:spacing w:line="360" w:lineRule="auto"/>
        <w:ind w:firstLine="708"/>
        <w:jc w:val="both"/>
        <w:rPr>
          <w:rFonts w:ascii="Tahoma" w:hAnsi="Tahoma" w:cs="Tahoma"/>
          <w:sz w:val="22"/>
          <w:szCs w:val="22"/>
        </w:rPr>
      </w:pPr>
    </w:p>
    <w:p w14:paraId="7966E4E9" w14:textId="31B10C15" w:rsidR="00506BB7" w:rsidRDefault="00506BB7" w:rsidP="004B1991">
      <w:pPr>
        <w:autoSpaceDE w:val="0"/>
        <w:autoSpaceDN w:val="0"/>
        <w:adjustRightInd w:val="0"/>
        <w:spacing w:line="360" w:lineRule="auto"/>
        <w:ind w:firstLine="708"/>
        <w:jc w:val="both"/>
        <w:rPr>
          <w:rFonts w:ascii="Tahoma" w:hAnsi="Tahoma" w:cs="Tahoma"/>
          <w:sz w:val="22"/>
          <w:szCs w:val="22"/>
        </w:rPr>
      </w:pPr>
      <w:r w:rsidRPr="00813A4E">
        <w:rPr>
          <w:rFonts w:ascii="Tahoma" w:hAnsi="Tahoma" w:cs="Tahoma"/>
          <w:sz w:val="22"/>
          <w:szCs w:val="22"/>
        </w:rPr>
        <w:t>4.</w:t>
      </w:r>
      <w:r w:rsidR="00FC699D">
        <w:rPr>
          <w:rFonts w:ascii="Tahoma" w:hAnsi="Tahoma" w:cs="Tahoma"/>
          <w:sz w:val="22"/>
          <w:szCs w:val="22"/>
        </w:rPr>
        <w:t>4</w:t>
      </w:r>
      <w:r w:rsidRPr="00813A4E">
        <w:rPr>
          <w:rFonts w:ascii="Tahoma" w:hAnsi="Tahoma" w:cs="Tahoma"/>
          <w:sz w:val="22"/>
          <w:szCs w:val="22"/>
        </w:rPr>
        <w:t xml:space="preserve"> As normas de segurança constantes deste Termo de Referência não desobrigam a Contratada do cumprimento de outras disposições legais, federais, estaduais e municipais pertinentes, sendo de sua inteira responsabilidade os processos, ações ou reclamações movidas por pessoas físicas ou jurídicas em decorrência de negligência nas precauções exigidas referentes aos materiais.</w:t>
      </w:r>
    </w:p>
    <w:p w14:paraId="314453FD" w14:textId="3DB22FF4" w:rsidR="008A2FD7" w:rsidRPr="001C6DBD" w:rsidRDefault="00490FB8" w:rsidP="00F2752E">
      <w:pPr>
        <w:pStyle w:val="Nivel2"/>
        <w:ind w:firstLine="0"/>
        <w:rPr>
          <w:b/>
        </w:rPr>
      </w:pPr>
      <w:r w:rsidRPr="001C6DBD">
        <w:rPr>
          <w:b/>
        </w:rPr>
        <w:lastRenderedPageBreak/>
        <w:t>Indicação de marcas ou modelos</w:t>
      </w:r>
    </w:p>
    <w:p w14:paraId="1EE64A73" w14:textId="03C2EAF5" w:rsidR="00F07177" w:rsidRDefault="006274CC" w:rsidP="00F07177">
      <w:pPr>
        <w:pStyle w:val="Nivel2"/>
      </w:pPr>
      <w:r w:rsidRPr="001C6DBD">
        <w:t>4.</w:t>
      </w:r>
      <w:r w:rsidR="00D54A2B">
        <w:t>5</w:t>
      </w:r>
      <w:r w:rsidRPr="001C6DBD">
        <w:t xml:space="preserve"> </w:t>
      </w:r>
      <w:r w:rsidR="00E35AE6" w:rsidRPr="001C6DBD">
        <w:t>A indicação de marca/modelo/fabricante dos produtos é apenas referencial podendo ser ofertada outra desde que atenda as especificações solicitadas no Termo de Referência.</w:t>
      </w:r>
    </w:p>
    <w:p w14:paraId="29BB1AD9" w14:textId="77777777" w:rsidR="00F32FD9" w:rsidRDefault="00F32FD9" w:rsidP="00F32FD9">
      <w:pPr>
        <w:spacing w:line="360" w:lineRule="auto"/>
        <w:jc w:val="both"/>
        <w:rPr>
          <w:rFonts w:ascii="Tahoma" w:hAnsi="Tahoma" w:cs="Tahoma"/>
          <w:color w:val="000000"/>
          <w:sz w:val="22"/>
          <w:szCs w:val="22"/>
        </w:rPr>
      </w:pPr>
    </w:p>
    <w:p w14:paraId="28D2D19E" w14:textId="08A87E48" w:rsidR="00200B16" w:rsidRDefault="00200B16" w:rsidP="00E475E5">
      <w:pPr>
        <w:spacing w:line="360" w:lineRule="auto"/>
        <w:jc w:val="both"/>
        <w:rPr>
          <w:rFonts w:ascii="Tahoma" w:hAnsi="Tahoma" w:cs="Tahoma"/>
          <w:b/>
          <w:color w:val="000000" w:themeColor="text1"/>
          <w:sz w:val="22"/>
          <w:szCs w:val="22"/>
        </w:rPr>
      </w:pPr>
      <w:r w:rsidRPr="001C6DBD">
        <w:rPr>
          <w:rFonts w:ascii="Tahoma" w:hAnsi="Tahoma" w:cs="Tahoma"/>
          <w:b/>
          <w:color w:val="000000" w:themeColor="text1"/>
          <w:sz w:val="22"/>
          <w:szCs w:val="22"/>
        </w:rPr>
        <w:t xml:space="preserve">5 – Modelo de </w:t>
      </w:r>
      <w:r w:rsidR="00654C0A" w:rsidRPr="001C6DBD">
        <w:rPr>
          <w:rFonts w:ascii="Tahoma" w:hAnsi="Tahoma" w:cs="Tahoma"/>
          <w:b/>
          <w:color w:val="000000" w:themeColor="text1"/>
          <w:sz w:val="22"/>
          <w:szCs w:val="22"/>
        </w:rPr>
        <w:t>E</w:t>
      </w:r>
      <w:r w:rsidRPr="001C6DBD">
        <w:rPr>
          <w:rFonts w:ascii="Tahoma" w:hAnsi="Tahoma" w:cs="Tahoma"/>
          <w:b/>
          <w:color w:val="000000" w:themeColor="text1"/>
          <w:sz w:val="22"/>
          <w:szCs w:val="22"/>
        </w:rPr>
        <w:t xml:space="preserve">xecução do </w:t>
      </w:r>
      <w:r w:rsidR="00654C0A" w:rsidRPr="001C6DBD">
        <w:rPr>
          <w:rFonts w:ascii="Tahoma" w:hAnsi="Tahoma" w:cs="Tahoma"/>
          <w:b/>
          <w:color w:val="000000" w:themeColor="text1"/>
          <w:sz w:val="22"/>
          <w:szCs w:val="22"/>
        </w:rPr>
        <w:t>O</w:t>
      </w:r>
      <w:r w:rsidRPr="001C6DBD">
        <w:rPr>
          <w:rFonts w:ascii="Tahoma" w:hAnsi="Tahoma" w:cs="Tahoma"/>
          <w:b/>
          <w:color w:val="000000" w:themeColor="text1"/>
          <w:sz w:val="22"/>
          <w:szCs w:val="22"/>
        </w:rPr>
        <w:t>bjeto</w:t>
      </w:r>
    </w:p>
    <w:p w14:paraId="430149A0" w14:textId="77777777" w:rsidR="003E1CB6" w:rsidRPr="001C6DBD" w:rsidRDefault="003E1CB6" w:rsidP="00E475E5">
      <w:pPr>
        <w:spacing w:line="360" w:lineRule="auto"/>
        <w:jc w:val="both"/>
        <w:rPr>
          <w:rFonts w:ascii="Tahoma" w:hAnsi="Tahoma" w:cs="Tahoma"/>
          <w:b/>
          <w:color w:val="000000" w:themeColor="text1"/>
          <w:sz w:val="22"/>
          <w:szCs w:val="22"/>
        </w:rPr>
      </w:pPr>
    </w:p>
    <w:p w14:paraId="0D784F01" w14:textId="1F4DADFF" w:rsidR="001C6DBD" w:rsidRDefault="00200B16" w:rsidP="00427550">
      <w:pPr>
        <w:pStyle w:val="PargrafodaLista"/>
        <w:ind w:left="0"/>
        <w:rPr>
          <w:rFonts w:ascii="Tahoma" w:hAnsi="Tahoma"/>
          <w:b/>
          <w:bCs/>
          <w:sz w:val="22"/>
          <w:szCs w:val="22"/>
        </w:rPr>
      </w:pPr>
      <w:r w:rsidRPr="001C6DBD">
        <w:rPr>
          <w:rFonts w:ascii="Tahoma" w:hAnsi="Tahoma"/>
          <w:b/>
          <w:bCs/>
          <w:sz w:val="22"/>
          <w:szCs w:val="22"/>
        </w:rPr>
        <w:t>Prazo e local de entrega dos produtos</w:t>
      </w:r>
    </w:p>
    <w:p w14:paraId="0218C01F" w14:textId="77777777" w:rsidR="00427550" w:rsidRDefault="00427550" w:rsidP="00427550">
      <w:pPr>
        <w:pStyle w:val="PargrafodaLista"/>
        <w:ind w:left="0"/>
        <w:rPr>
          <w:rFonts w:ascii="Tahoma" w:hAnsi="Tahoma"/>
          <w:sz w:val="22"/>
          <w:szCs w:val="22"/>
        </w:rPr>
      </w:pPr>
    </w:p>
    <w:p w14:paraId="2D4461BB" w14:textId="3DB8463D"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5.1</w:t>
      </w:r>
      <w:r w:rsidRPr="00C20B1A">
        <w:rPr>
          <w:rFonts w:ascii="Tahoma" w:hAnsi="Tahoma"/>
          <w:sz w:val="22"/>
          <w:szCs w:val="22"/>
        </w:rPr>
        <w:t xml:space="preserve"> O prazo de entrega dos bens</w:t>
      </w:r>
      <w:r w:rsidR="003E1CB6">
        <w:rPr>
          <w:rFonts w:ascii="Tahoma" w:hAnsi="Tahoma"/>
          <w:sz w:val="22"/>
          <w:szCs w:val="22"/>
        </w:rPr>
        <w:t xml:space="preserve"> é d</w:t>
      </w:r>
      <w:r w:rsidRPr="00C20B1A">
        <w:rPr>
          <w:rFonts w:ascii="Tahoma" w:hAnsi="Tahoma"/>
          <w:sz w:val="22"/>
          <w:szCs w:val="22"/>
        </w:rPr>
        <w:t xml:space="preserve">e até 30 (trinta) dias, </w:t>
      </w:r>
      <w:r w:rsidR="00427550">
        <w:rPr>
          <w:rFonts w:ascii="Tahoma" w:hAnsi="Tahoma"/>
          <w:sz w:val="22"/>
          <w:szCs w:val="22"/>
        </w:rPr>
        <w:t>a contar do terceiro dia útil subsequente à emissão da Autorização de Compra, podendo ser prorrogado conforme legislação atinente</w:t>
      </w:r>
      <w:r w:rsidRPr="00C20B1A">
        <w:rPr>
          <w:rFonts w:ascii="Tahoma" w:hAnsi="Tahoma"/>
          <w:sz w:val="22"/>
          <w:szCs w:val="22"/>
        </w:rPr>
        <w:t xml:space="preserve">. </w:t>
      </w:r>
    </w:p>
    <w:p w14:paraId="33661DF9"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6F98A788"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5.2</w:t>
      </w:r>
      <w:r w:rsidRPr="00C20B1A">
        <w:rPr>
          <w:rFonts w:ascii="Tahoma" w:hAnsi="Tahoma"/>
          <w:sz w:val="22"/>
          <w:szCs w:val="22"/>
        </w:rPr>
        <w:t xml:space="preserve"> Caso não seja possível a entrega na data assinalada, o fornecedor deverá comunicar as razões respectivas com pelo menos 05 (cinco) dias de antecedência para que qualquer pleito de prorrogação de prazo seja analisado, ressalvadas situações de caso fortuito e força maior. </w:t>
      </w:r>
    </w:p>
    <w:p w14:paraId="4E5FF096"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519D7EC9"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5.3</w:t>
      </w:r>
      <w:r w:rsidRPr="00C20B1A">
        <w:rPr>
          <w:rFonts w:ascii="Tahoma" w:hAnsi="Tahoma"/>
          <w:sz w:val="22"/>
          <w:szCs w:val="22"/>
        </w:rPr>
        <w:t xml:space="preserve"> Os bens deverão ser entregues na Portaria de Carga e Descarga da Assembleia Legislativa do Estado de São Paulo, localizada na Rua Abílio Soares, na altura do número 1.846, próximo da esquina com a Av. Pedro Álvares Cabral, 201, Moema, São Paulo/SP. </w:t>
      </w:r>
    </w:p>
    <w:p w14:paraId="2215CC1F" w14:textId="77777777" w:rsidR="001C6DBD" w:rsidRPr="00C20B1A" w:rsidRDefault="001C6DBD" w:rsidP="001C6DBD">
      <w:pPr>
        <w:pStyle w:val="PargrafodaLista"/>
        <w:spacing w:line="360" w:lineRule="auto"/>
        <w:ind w:left="0" w:firstLine="708"/>
        <w:jc w:val="both"/>
        <w:rPr>
          <w:rFonts w:ascii="Tahoma" w:hAnsi="Tahoma"/>
          <w:sz w:val="22"/>
          <w:szCs w:val="22"/>
        </w:rPr>
      </w:pPr>
      <w:r w:rsidRPr="00C20B1A">
        <w:rPr>
          <w:rFonts w:ascii="Tahoma" w:hAnsi="Tahoma"/>
          <w:sz w:val="22"/>
          <w:szCs w:val="22"/>
        </w:rPr>
        <w:t xml:space="preserve">Divisão de Almoxarifado, Subsolo, sala S01, telefone: 3886-6191. </w:t>
      </w:r>
    </w:p>
    <w:p w14:paraId="394498B4"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17A30A42" w14:textId="7DEA6458" w:rsidR="001C6DBD" w:rsidRDefault="001C6DBD" w:rsidP="001C6DBD">
      <w:pPr>
        <w:pStyle w:val="PargrafodaLista"/>
        <w:spacing w:line="360" w:lineRule="auto"/>
        <w:ind w:left="0"/>
        <w:jc w:val="both"/>
        <w:rPr>
          <w:rFonts w:ascii="Tahoma" w:hAnsi="Tahoma"/>
          <w:sz w:val="22"/>
          <w:szCs w:val="22"/>
        </w:rPr>
      </w:pPr>
      <w:r>
        <w:rPr>
          <w:rFonts w:ascii="Tahoma" w:hAnsi="Tahoma"/>
          <w:sz w:val="22"/>
          <w:szCs w:val="22"/>
        </w:rPr>
        <w:t>5.3.1</w:t>
      </w:r>
      <w:r w:rsidRPr="00C20B1A">
        <w:rPr>
          <w:rFonts w:ascii="Tahoma" w:hAnsi="Tahoma"/>
          <w:sz w:val="22"/>
          <w:szCs w:val="22"/>
        </w:rPr>
        <w:t xml:space="preserve"> Horário de entrega: preferencialmente</w:t>
      </w:r>
      <w:r w:rsidR="00F07177">
        <w:rPr>
          <w:rFonts w:ascii="Tahoma" w:hAnsi="Tahoma"/>
          <w:sz w:val="22"/>
          <w:szCs w:val="22"/>
        </w:rPr>
        <w:t>,</w:t>
      </w:r>
      <w:r w:rsidRPr="00C20B1A">
        <w:rPr>
          <w:rFonts w:ascii="Tahoma" w:hAnsi="Tahoma"/>
          <w:sz w:val="22"/>
          <w:szCs w:val="22"/>
        </w:rPr>
        <w:t xml:space="preserve"> das 10h às 18h. Deverá ser considerada zona de restrição que impede caminhões de grande porte de circular na região da ALESP.</w:t>
      </w:r>
    </w:p>
    <w:p w14:paraId="2418842C" w14:textId="5B935DBB" w:rsidR="008639B4" w:rsidRDefault="008639B4" w:rsidP="001C6DBD">
      <w:pPr>
        <w:pStyle w:val="PargrafodaLista"/>
        <w:spacing w:line="360" w:lineRule="auto"/>
        <w:ind w:left="0"/>
        <w:jc w:val="both"/>
        <w:rPr>
          <w:rFonts w:ascii="Tahoma" w:hAnsi="Tahoma"/>
          <w:sz w:val="22"/>
          <w:szCs w:val="22"/>
        </w:rPr>
      </w:pPr>
    </w:p>
    <w:p w14:paraId="085E8BB1" w14:textId="7C07F098" w:rsidR="008639B4" w:rsidRPr="008639B4" w:rsidRDefault="008639B4" w:rsidP="008639B4">
      <w:pPr>
        <w:spacing w:line="360" w:lineRule="auto"/>
        <w:jc w:val="both"/>
        <w:rPr>
          <w:rFonts w:ascii="Tahoma" w:eastAsiaTheme="minorEastAsia" w:hAnsi="Tahoma" w:cs="Tahoma"/>
          <w:sz w:val="22"/>
          <w:szCs w:val="22"/>
        </w:rPr>
      </w:pPr>
      <w:r w:rsidRPr="008639B4">
        <w:rPr>
          <w:rFonts w:ascii="Tahoma" w:eastAsiaTheme="minorEastAsia" w:hAnsi="Tahoma"/>
          <w:sz w:val="22"/>
          <w:szCs w:val="22"/>
        </w:rPr>
        <w:t>5.3.2 Caso a entrega seja efetuada por terceiros, o material será recebido apenas se</w:t>
      </w:r>
      <w:r>
        <w:rPr>
          <w:rFonts w:ascii="Tahoma" w:eastAsiaTheme="minorEastAsia" w:hAnsi="Tahoma"/>
          <w:sz w:val="22"/>
          <w:szCs w:val="22"/>
        </w:rPr>
        <w:t xml:space="preserve"> </w:t>
      </w:r>
      <w:r w:rsidRPr="008639B4">
        <w:rPr>
          <w:rFonts w:ascii="Tahoma" w:eastAsiaTheme="minorEastAsia" w:hAnsi="Tahoma" w:cs="Tahoma"/>
          <w:sz w:val="22"/>
          <w:szCs w:val="22"/>
        </w:rPr>
        <w:t>estiver acompanhado da Nota Fiscal da Contratada e com os dados do contrato em local</w:t>
      </w:r>
    </w:p>
    <w:p w14:paraId="3F7FAF4B" w14:textId="2E21B3D5" w:rsidR="008639B4" w:rsidRDefault="008639B4" w:rsidP="008639B4">
      <w:pPr>
        <w:pStyle w:val="PargrafodaLista"/>
        <w:spacing w:line="360" w:lineRule="auto"/>
        <w:ind w:left="0"/>
        <w:jc w:val="both"/>
        <w:rPr>
          <w:rFonts w:ascii="Tahoma" w:hAnsi="Tahoma"/>
          <w:sz w:val="22"/>
          <w:szCs w:val="22"/>
        </w:rPr>
      </w:pPr>
      <w:r w:rsidRPr="008639B4">
        <w:rPr>
          <w:rFonts w:ascii="Tahoma" w:hAnsi="Tahoma"/>
          <w:sz w:val="22"/>
          <w:szCs w:val="22"/>
        </w:rPr>
        <w:lastRenderedPageBreak/>
        <w:t>visível para que seja possível a identificação.</w:t>
      </w:r>
    </w:p>
    <w:p w14:paraId="64CD49C9" w14:textId="77777777" w:rsidR="001C6DBD" w:rsidRDefault="001C6DBD" w:rsidP="001C6DBD">
      <w:pPr>
        <w:pStyle w:val="PargrafodaLista"/>
        <w:spacing w:line="360" w:lineRule="auto"/>
        <w:ind w:left="0" w:firstLine="708"/>
        <w:jc w:val="both"/>
        <w:rPr>
          <w:rStyle w:val="Fontepargpadro6"/>
          <w:rFonts w:ascii="Tahoma" w:hAnsi="Tahoma"/>
          <w:sz w:val="22"/>
          <w:szCs w:val="22"/>
          <w:lang w:eastAsia="ar-SA"/>
        </w:rPr>
      </w:pPr>
    </w:p>
    <w:p w14:paraId="46352F29" w14:textId="1468238A" w:rsidR="00687923" w:rsidRPr="006D7516" w:rsidRDefault="001C6DBD" w:rsidP="00E35AE6">
      <w:pPr>
        <w:pStyle w:val="PargrafodaLista"/>
        <w:spacing w:line="360" w:lineRule="auto"/>
        <w:ind w:left="0"/>
        <w:jc w:val="both"/>
        <w:rPr>
          <w:rStyle w:val="Fontepargpadro6"/>
          <w:rFonts w:ascii="Tahoma" w:hAnsi="Tahoma"/>
          <w:sz w:val="22"/>
          <w:szCs w:val="22"/>
          <w:lang w:eastAsia="ar-SA"/>
        </w:rPr>
      </w:pPr>
      <w:r w:rsidRPr="006D7516">
        <w:rPr>
          <w:rStyle w:val="Fontepargpadro6"/>
          <w:rFonts w:ascii="Tahoma" w:hAnsi="Tahoma"/>
          <w:sz w:val="22"/>
          <w:szCs w:val="22"/>
          <w:lang w:eastAsia="ar-SA"/>
        </w:rPr>
        <w:t>5.3.</w:t>
      </w:r>
      <w:r w:rsidR="008639B4">
        <w:rPr>
          <w:rStyle w:val="Fontepargpadro6"/>
          <w:rFonts w:ascii="Tahoma" w:hAnsi="Tahoma"/>
          <w:sz w:val="22"/>
          <w:szCs w:val="22"/>
          <w:lang w:eastAsia="ar-SA"/>
        </w:rPr>
        <w:t>3</w:t>
      </w:r>
      <w:r w:rsidRPr="006D7516">
        <w:rPr>
          <w:rStyle w:val="Fontepargpadro6"/>
          <w:rFonts w:ascii="Tahoma" w:hAnsi="Tahoma"/>
          <w:sz w:val="22"/>
          <w:szCs w:val="22"/>
          <w:lang w:eastAsia="ar-SA"/>
        </w:rPr>
        <w:t xml:space="preserve"> </w:t>
      </w:r>
      <w:r w:rsidR="00687923" w:rsidRPr="006D7516">
        <w:rPr>
          <w:rStyle w:val="Fontepargpadro6"/>
          <w:rFonts w:ascii="Tahoma" w:hAnsi="Tahoma"/>
          <w:sz w:val="22"/>
          <w:szCs w:val="22"/>
          <w:lang w:eastAsia="ar-SA"/>
        </w:rPr>
        <w:t>D</w:t>
      </w:r>
      <w:r w:rsidR="006D7516" w:rsidRPr="006D7516">
        <w:rPr>
          <w:rStyle w:val="Fontepargpadro6"/>
          <w:rFonts w:ascii="Tahoma" w:hAnsi="Tahoma"/>
          <w:sz w:val="22"/>
          <w:szCs w:val="22"/>
          <w:lang w:eastAsia="ar-SA"/>
        </w:rPr>
        <w:t>e</w:t>
      </w:r>
      <w:r w:rsidR="00687923" w:rsidRPr="006D7516">
        <w:rPr>
          <w:rStyle w:val="Fontepargpadro6"/>
          <w:rFonts w:ascii="Tahoma" w:hAnsi="Tahoma"/>
          <w:sz w:val="22"/>
          <w:szCs w:val="22"/>
          <w:lang w:eastAsia="ar-SA"/>
        </w:rPr>
        <w:t xml:space="preserve"> forma a permitir completa segurança durante o transporte e recebimento do objeto, o</w:t>
      </w:r>
      <w:r w:rsidRPr="006D7516">
        <w:rPr>
          <w:rStyle w:val="Fontepargpadro6"/>
          <w:rFonts w:ascii="Tahoma" w:hAnsi="Tahoma"/>
          <w:sz w:val="22"/>
          <w:szCs w:val="22"/>
          <w:lang w:eastAsia="ar-SA"/>
        </w:rPr>
        <w:t>(s) material(</w:t>
      </w:r>
      <w:proofErr w:type="spellStart"/>
      <w:r w:rsidRPr="006D7516">
        <w:rPr>
          <w:rStyle w:val="Fontepargpadro6"/>
          <w:rFonts w:ascii="Tahoma" w:hAnsi="Tahoma"/>
          <w:sz w:val="22"/>
          <w:szCs w:val="22"/>
          <w:lang w:eastAsia="ar-SA"/>
        </w:rPr>
        <w:t>is</w:t>
      </w:r>
      <w:proofErr w:type="spellEnd"/>
      <w:r w:rsidRPr="006D7516">
        <w:rPr>
          <w:rStyle w:val="Fontepargpadro6"/>
          <w:rFonts w:ascii="Tahoma" w:hAnsi="Tahoma"/>
          <w:sz w:val="22"/>
          <w:szCs w:val="22"/>
          <w:lang w:eastAsia="ar-SA"/>
        </w:rPr>
        <w:t>) deverá(</w:t>
      </w:r>
      <w:proofErr w:type="spellStart"/>
      <w:r w:rsidRPr="006D7516">
        <w:rPr>
          <w:rStyle w:val="Fontepargpadro6"/>
          <w:rFonts w:ascii="Tahoma" w:hAnsi="Tahoma"/>
          <w:sz w:val="22"/>
          <w:szCs w:val="22"/>
          <w:lang w:eastAsia="ar-SA"/>
        </w:rPr>
        <w:t>ão</w:t>
      </w:r>
      <w:proofErr w:type="spellEnd"/>
      <w:r w:rsidRPr="006D7516">
        <w:rPr>
          <w:rStyle w:val="Fontepargpadro6"/>
          <w:rFonts w:ascii="Tahoma" w:hAnsi="Tahoma"/>
          <w:sz w:val="22"/>
          <w:szCs w:val="22"/>
          <w:lang w:eastAsia="ar-SA"/>
        </w:rPr>
        <w:t xml:space="preserve">) ser entregue(s) acondicionado(s) adequadamente, </w:t>
      </w:r>
      <w:r w:rsidR="00687923" w:rsidRPr="006D7516">
        <w:rPr>
          <w:rStyle w:val="Fontepargpadro6"/>
          <w:rFonts w:ascii="Tahoma" w:hAnsi="Tahoma"/>
          <w:sz w:val="22"/>
          <w:szCs w:val="22"/>
          <w:lang w:eastAsia="ar-SA"/>
        </w:rPr>
        <w:t>devendo ser entregues em embalagem lacrada, devidamente identificada com a descrição e quantidade do material contido, com rótulo próprio e em perfeito estado de conservação,</w:t>
      </w:r>
      <w:r w:rsidR="006D7516" w:rsidRPr="006D7516">
        <w:rPr>
          <w:rStyle w:val="Fontepargpadro6"/>
          <w:rFonts w:ascii="Tahoma" w:hAnsi="Tahoma"/>
          <w:sz w:val="22"/>
          <w:szCs w:val="22"/>
          <w:lang w:eastAsia="ar-SA"/>
        </w:rPr>
        <w:t xml:space="preserve"> </w:t>
      </w:r>
      <w:r w:rsidR="00687923" w:rsidRPr="006D7516">
        <w:rPr>
          <w:rFonts w:ascii="Tahoma" w:hAnsi="Tahoma"/>
          <w:sz w:val="22"/>
          <w:szCs w:val="22"/>
        </w:rPr>
        <w:t>sem sinais de violação, bem como sem nenhum dano</w:t>
      </w:r>
      <w:r w:rsidR="008F0E0B">
        <w:rPr>
          <w:rFonts w:ascii="Tahoma" w:hAnsi="Tahoma"/>
          <w:sz w:val="22"/>
          <w:szCs w:val="22"/>
        </w:rPr>
        <w:t>.</w:t>
      </w:r>
    </w:p>
    <w:p w14:paraId="0C488F6C" w14:textId="77777777" w:rsidR="00F07177" w:rsidRPr="00E35AE6" w:rsidRDefault="00F07177" w:rsidP="00E35AE6">
      <w:pPr>
        <w:pStyle w:val="PargrafodaLista"/>
        <w:spacing w:line="360" w:lineRule="auto"/>
        <w:ind w:left="0"/>
        <w:jc w:val="both"/>
        <w:rPr>
          <w:rFonts w:ascii="Tahoma" w:hAnsi="Tahoma"/>
          <w:sz w:val="22"/>
          <w:szCs w:val="22"/>
          <w:lang w:eastAsia="ar-SA"/>
        </w:rPr>
      </w:pPr>
    </w:p>
    <w:p w14:paraId="656C88EE" w14:textId="77777777" w:rsidR="001C6DBD" w:rsidRDefault="001C6DBD" w:rsidP="001C6DBD">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Penalidades</w:t>
      </w:r>
    </w:p>
    <w:p w14:paraId="0FCE11FE" w14:textId="77777777" w:rsidR="001C6DBD" w:rsidRDefault="001C6DBD" w:rsidP="002774D4">
      <w:pPr>
        <w:spacing w:line="360" w:lineRule="auto"/>
        <w:contextualSpacing/>
        <w:jc w:val="both"/>
        <w:rPr>
          <w:rFonts w:ascii="Tahoma" w:hAnsi="Tahoma" w:cs="Tahoma"/>
          <w:sz w:val="22"/>
          <w:szCs w:val="22"/>
        </w:rPr>
      </w:pPr>
    </w:p>
    <w:p w14:paraId="6F94F697" w14:textId="77777777" w:rsidR="001C6DBD" w:rsidRDefault="001C6DBD" w:rsidP="002774D4">
      <w:pPr>
        <w:spacing w:line="360" w:lineRule="auto"/>
        <w:ind w:firstLine="708"/>
        <w:contextualSpacing/>
        <w:jc w:val="both"/>
        <w:rPr>
          <w:rFonts w:ascii="Tahoma" w:hAnsi="Tahoma" w:cs="Tahoma"/>
          <w:sz w:val="22"/>
          <w:szCs w:val="22"/>
        </w:rPr>
      </w:pPr>
      <w:r>
        <w:rPr>
          <w:rFonts w:ascii="Tahoma" w:hAnsi="Tahoma" w:cs="Tahoma"/>
          <w:sz w:val="22"/>
          <w:szCs w:val="22"/>
        </w:rPr>
        <w:t xml:space="preserve">5.4 </w:t>
      </w:r>
      <w:r w:rsidRPr="00815B54">
        <w:rPr>
          <w:rFonts w:ascii="Tahoma" w:hAnsi="Tahoma" w:cs="Tahoma"/>
          <w:sz w:val="22"/>
          <w:szCs w:val="22"/>
        </w:rPr>
        <w:t xml:space="preserve">O descumprimento de quaisquer das obrigações assumidas neste instrumento e fixadas no Termo de Referência importará a aplicação das seguintes penalidades: </w:t>
      </w:r>
    </w:p>
    <w:p w14:paraId="015ED74B" w14:textId="77777777" w:rsidR="00F32FD9" w:rsidRDefault="00F32FD9" w:rsidP="002774D4">
      <w:pPr>
        <w:spacing w:line="360" w:lineRule="auto"/>
        <w:contextualSpacing/>
        <w:jc w:val="both"/>
        <w:rPr>
          <w:rFonts w:ascii="Tahoma" w:hAnsi="Tahoma" w:cs="Tahoma"/>
          <w:sz w:val="22"/>
          <w:szCs w:val="22"/>
        </w:rPr>
      </w:pPr>
    </w:p>
    <w:p w14:paraId="265AF58C" w14:textId="77777777" w:rsidR="000F544C" w:rsidRDefault="000F544C" w:rsidP="002774D4">
      <w:pPr>
        <w:adjustRightInd w:val="0"/>
        <w:spacing w:line="360" w:lineRule="auto"/>
        <w:contextualSpacing/>
        <w:jc w:val="both"/>
        <w:rPr>
          <w:rFonts w:ascii="Tahoma" w:hAnsi="Tahoma" w:cs="Tahoma"/>
          <w:sz w:val="22"/>
          <w:szCs w:val="22"/>
        </w:rPr>
      </w:pPr>
      <w:r>
        <w:rPr>
          <w:rFonts w:ascii="Tahoma" w:hAnsi="Tahoma" w:cs="Tahoma"/>
          <w:sz w:val="22"/>
          <w:szCs w:val="22"/>
        </w:rPr>
        <w:t xml:space="preserve">5.4.1 </w:t>
      </w:r>
      <w:r w:rsidRPr="00404033">
        <w:rPr>
          <w:rFonts w:ascii="Tahoma" w:hAnsi="Tahoma" w:cs="Tahoma"/>
          <w:sz w:val="22"/>
          <w:szCs w:val="22"/>
        </w:rPr>
        <w:t>Advertência quando não se justificar a imposição de penalidade mais grave</w:t>
      </w:r>
      <w:r>
        <w:rPr>
          <w:rFonts w:ascii="Tahoma" w:hAnsi="Tahoma" w:cs="Tahoma"/>
          <w:sz w:val="22"/>
          <w:szCs w:val="22"/>
        </w:rPr>
        <w:t>.</w:t>
      </w:r>
    </w:p>
    <w:p w14:paraId="0A8ABD20" w14:textId="77777777" w:rsidR="000F544C" w:rsidRDefault="000F544C" w:rsidP="002774D4">
      <w:pPr>
        <w:adjustRightInd w:val="0"/>
        <w:spacing w:line="360" w:lineRule="auto"/>
        <w:contextualSpacing/>
        <w:jc w:val="both"/>
        <w:rPr>
          <w:rFonts w:ascii="Tahoma" w:hAnsi="Tahoma" w:cs="Tahoma"/>
          <w:sz w:val="22"/>
          <w:szCs w:val="22"/>
        </w:rPr>
      </w:pPr>
    </w:p>
    <w:p w14:paraId="0786301F" w14:textId="77777777" w:rsidR="000F544C" w:rsidRPr="00404033" w:rsidRDefault="000F544C" w:rsidP="002774D4">
      <w:pPr>
        <w:adjustRightInd w:val="0"/>
        <w:spacing w:line="360" w:lineRule="auto"/>
        <w:contextualSpacing/>
        <w:jc w:val="both"/>
        <w:rPr>
          <w:rFonts w:ascii="Tahoma" w:hAnsi="Tahoma" w:cs="Tahoma"/>
          <w:sz w:val="22"/>
          <w:szCs w:val="22"/>
        </w:rPr>
      </w:pPr>
      <w:r>
        <w:rPr>
          <w:rFonts w:ascii="Tahoma" w:hAnsi="Tahoma" w:cs="Tahoma"/>
          <w:sz w:val="22"/>
          <w:szCs w:val="22"/>
        </w:rPr>
        <w:t xml:space="preserve">5.4.2 </w:t>
      </w:r>
      <w:r w:rsidRPr="00404033">
        <w:rPr>
          <w:rFonts w:ascii="Tahoma" w:hAnsi="Tahoma" w:cs="Tahoma"/>
          <w:sz w:val="22"/>
          <w:szCs w:val="22"/>
        </w:rPr>
        <w:t>Multa moratória de 0,</w:t>
      </w:r>
      <w:r>
        <w:rPr>
          <w:rFonts w:ascii="Tahoma" w:hAnsi="Tahoma" w:cs="Tahoma"/>
          <w:sz w:val="22"/>
          <w:szCs w:val="22"/>
        </w:rPr>
        <w:t>5</w:t>
      </w:r>
      <w:r w:rsidRPr="00404033">
        <w:rPr>
          <w:rFonts w:ascii="Tahoma" w:hAnsi="Tahoma" w:cs="Tahoma"/>
          <w:sz w:val="22"/>
          <w:szCs w:val="22"/>
        </w:rPr>
        <w:t>% (</w:t>
      </w:r>
      <w:r>
        <w:rPr>
          <w:rFonts w:ascii="Tahoma" w:hAnsi="Tahoma" w:cs="Tahoma"/>
          <w:sz w:val="22"/>
          <w:szCs w:val="22"/>
        </w:rPr>
        <w:t xml:space="preserve">cinco décimos </w:t>
      </w:r>
      <w:r w:rsidRPr="00404033">
        <w:rPr>
          <w:rFonts w:ascii="Tahoma" w:hAnsi="Tahoma" w:cs="Tahoma"/>
          <w:sz w:val="22"/>
          <w:szCs w:val="22"/>
        </w:rPr>
        <w:t xml:space="preserve">por cento), por dia de atraso injustificado na execução, sobre o valor </w:t>
      </w:r>
      <w:r>
        <w:rPr>
          <w:rFonts w:ascii="Tahoma" w:hAnsi="Tahoma" w:cs="Tahoma"/>
          <w:sz w:val="22"/>
          <w:szCs w:val="22"/>
        </w:rPr>
        <w:t>efetivado</w:t>
      </w:r>
      <w:r w:rsidRPr="00404033">
        <w:rPr>
          <w:rFonts w:ascii="Tahoma" w:hAnsi="Tahoma" w:cs="Tahoma"/>
          <w:sz w:val="22"/>
          <w:szCs w:val="22"/>
        </w:rPr>
        <w:t xml:space="preserve"> do(s) item(s) prejudicado(s) pela conduta do fornecedor, ainda que decorrente de obrigação acessória</w:t>
      </w:r>
      <w:r>
        <w:rPr>
          <w:rFonts w:ascii="Tahoma" w:hAnsi="Tahoma" w:cs="Tahoma"/>
          <w:sz w:val="22"/>
          <w:szCs w:val="22"/>
        </w:rPr>
        <w:t>.</w:t>
      </w:r>
    </w:p>
    <w:p w14:paraId="41F0D148" w14:textId="77777777" w:rsidR="000F544C" w:rsidRDefault="000F544C" w:rsidP="002774D4">
      <w:pPr>
        <w:adjustRightInd w:val="0"/>
        <w:spacing w:line="360" w:lineRule="auto"/>
        <w:contextualSpacing/>
        <w:jc w:val="both"/>
        <w:rPr>
          <w:rFonts w:ascii="Tahoma" w:hAnsi="Tahoma" w:cs="Tahoma"/>
          <w:sz w:val="22"/>
          <w:szCs w:val="22"/>
        </w:rPr>
      </w:pPr>
    </w:p>
    <w:p w14:paraId="4E997D97" w14:textId="77777777" w:rsidR="000F544C" w:rsidRDefault="000F544C" w:rsidP="002774D4">
      <w:pPr>
        <w:adjustRightInd w:val="0"/>
        <w:spacing w:line="360" w:lineRule="auto"/>
        <w:contextualSpacing/>
        <w:jc w:val="both"/>
        <w:rPr>
          <w:rFonts w:ascii="Tahoma" w:hAnsi="Tahoma" w:cs="Tahoma"/>
          <w:sz w:val="22"/>
          <w:szCs w:val="22"/>
        </w:rPr>
      </w:pPr>
      <w:r>
        <w:rPr>
          <w:rFonts w:ascii="Tahoma" w:hAnsi="Tahoma" w:cs="Tahoma"/>
          <w:sz w:val="22"/>
          <w:szCs w:val="22"/>
        </w:rPr>
        <w:t xml:space="preserve">5.4.3 </w:t>
      </w:r>
      <w:r w:rsidRPr="00404033">
        <w:rPr>
          <w:rFonts w:ascii="Tahoma" w:hAnsi="Tahoma" w:cs="Tahoma"/>
          <w:sz w:val="22"/>
          <w:szCs w:val="22"/>
        </w:rPr>
        <w:t>Multa compensatória de 30% (trinta por cento) sobre o valor</w:t>
      </w:r>
      <w:r>
        <w:rPr>
          <w:rFonts w:ascii="Tahoma" w:hAnsi="Tahoma" w:cs="Tahoma"/>
          <w:sz w:val="22"/>
          <w:szCs w:val="22"/>
        </w:rPr>
        <w:t xml:space="preserve"> efetivado do</w:t>
      </w:r>
      <w:r w:rsidRPr="00404033">
        <w:rPr>
          <w:rFonts w:ascii="Tahoma" w:hAnsi="Tahoma" w:cs="Tahoma"/>
          <w:sz w:val="22"/>
          <w:szCs w:val="22"/>
        </w:rPr>
        <w:t>(s) item(s) prejudicado(s) pela conduta do fornecedor, ainda que decorrente de obrigação acessória</w:t>
      </w:r>
      <w:r>
        <w:rPr>
          <w:rFonts w:ascii="Tahoma" w:hAnsi="Tahoma" w:cs="Tahoma"/>
          <w:sz w:val="22"/>
          <w:szCs w:val="22"/>
        </w:rPr>
        <w:t>, salvo se esta puder ser individualizada, inclusive em relação aos seus custos.</w:t>
      </w:r>
    </w:p>
    <w:p w14:paraId="7173D9CD" w14:textId="77777777" w:rsidR="000F544C" w:rsidRDefault="000F544C" w:rsidP="002774D4">
      <w:pPr>
        <w:adjustRightInd w:val="0"/>
        <w:spacing w:line="360" w:lineRule="auto"/>
        <w:contextualSpacing/>
        <w:jc w:val="both"/>
        <w:rPr>
          <w:rFonts w:ascii="Tahoma" w:hAnsi="Tahoma" w:cs="Tahoma"/>
          <w:sz w:val="22"/>
          <w:szCs w:val="22"/>
        </w:rPr>
      </w:pPr>
    </w:p>
    <w:p w14:paraId="2D7BF6F5" w14:textId="236CAE36" w:rsidR="002774D4" w:rsidRDefault="000F544C" w:rsidP="002774D4">
      <w:pPr>
        <w:adjustRightInd w:val="0"/>
        <w:spacing w:line="360" w:lineRule="auto"/>
        <w:contextualSpacing/>
        <w:jc w:val="both"/>
        <w:rPr>
          <w:rFonts w:ascii="Tahoma" w:hAnsi="Tahoma" w:cs="Tahoma"/>
          <w:sz w:val="22"/>
          <w:szCs w:val="22"/>
        </w:rPr>
      </w:pPr>
      <w:r>
        <w:rPr>
          <w:rFonts w:ascii="Tahoma" w:hAnsi="Tahoma" w:cs="Tahoma"/>
          <w:sz w:val="22"/>
          <w:szCs w:val="22"/>
        </w:rPr>
        <w:t xml:space="preserve">5.4.4 </w:t>
      </w:r>
      <w:r w:rsidRPr="00404033">
        <w:rPr>
          <w:rFonts w:ascii="Tahoma" w:hAnsi="Tahoma" w:cs="Tahoma"/>
          <w:sz w:val="22"/>
          <w:szCs w:val="22"/>
        </w:rPr>
        <w:t>Impedimento de licitar e contratar no âmbito da Administração Pública direta e indireta do ente federativo que tiver aplicado a sanção, pelo prazo máximo de 3 (três) anos</w:t>
      </w:r>
      <w:r>
        <w:rPr>
          <w:rFonts w:ascii="Tahoma" w:hAnsi="Tahoma" w:cs="Tahoma"/>
          <w:sz w:val="22"/>
          <w:szCs w:val="22"/>
        </w:rPr>
        <w:t xml:space="preserve"> </w:t>
      </w:r>
      <w:r w:rsidRPr="00404033">
        <w:rPr>
          <w:rFonts w:ascii="Tahoma" w:hAnsi="Tahoma" w:cs="Tahoma"/>
          <w:sz w:val="22"/>
          <w:szCs w:val="22"/>
        </w:rPr>
        <w:t>quando não se justificar a imposição de penalidade mais grave</w:t>
      </w:r>
      <w:r>
        <w:rPr>
          <w:rFonts w:ascii="Tahoma" w:hAnsi="Tahoma" w:cs="Tahoma"/>
          <w:sz w:val="22"/>
          <w:szCs w:val="22"/>
        </w:rPr>
        <w:t>.</w:t>
      </w:r>
    </w:p>
    <w:p w14:paraId="1B641DDE" w14:textId="77777777" w:rsidR="002774D4" w:rsidRPr="00404033" w:rsidRDefault="002774D4" w:rsidP="002774D4">
      <w:pPr>
        <w:adjustRightInd w:val="0"/>
        <w:spacing w:line="360" w:lineRule="auto"/>
        <w:contextualSpacing/>
        <w:jc w:val="both"/>
        <w:rPr>
          <w:rFonts w:ascii="Tahoma" w:hAnsi="Tahoma" w:cs="Tahoma"/>
          <w:sz w:val="22"/>
          <w:szCs w:val="22"/>
        </w:rPr>
      </w:pPr>
    </w:p>
    <w:p w14:paraId="67B6230D"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lastRenderedPageBreak/>
        <w:t xml:space="preserve">5.4.5 </w:t>
      </w:r>
      <w:r w:rsidRPr="00404033">
        <w:rPr>
          <w:rFonts w:ascii="Tahoma" w:hAnsi="Tahoma" w:cs="Tahoma"/>
          <w:sz w:val="22"/>
          <w:szCs w:val="22"/>
        </w:rPr>
        <w:t>Declaração de inidoneidade para licitar ou contratar, que impedirá o responsável de licitar ou contratar no âmbito da Administração Pública direta e indireta de todos os entes federativos, pelo prazo mínimo de 3 (três) anos e máximo de 6 (seis) ano</w:t>
      </w:r>
      <w:r>
        <w:rPr>
          <w:rFonts w:ascii="Tahoma" w:hAnsi="Tahoma" w:cs="Tahoma"/>
          <w:sz w:val="22"/>
          <w:szCs w:val="22"/>
        </w:rPr>
        <w:t>s.</w:t>
      </w:r>
    </w:p>
    <w:p w14:paraId="516B983E" w14:textId="77777777" w:rsidR="000F544C" w:rsidRDefault="000F544C" w:rsidP="000F544C">
      <w:pPr>
        <w:spacing w:line="360" w:lineRule="auto"/>
        <w:jc w:val="both"/>
        <w:rPr>
          <w:rFonts w:ascii="Tahoma" w:hAnsi="Tahoma" w:cs="Tahoma"/>
          <w:sz w:val="22"/>
          <w:szCs w:val="22"/>
        </w:rPr>
      </w:pPr>
    </w:p>
    <w:p w14:paraId="07095A7E"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5.4.6</w:t>
      </w:r>
      <w:r w:rsidRPr="00815B54">
        <w:rPr>
          <w:rFonts w:ascii="Tahoma" w:hAnsi="Tahoma" w:cs="Tahoma"/>
          <w:sz w:val="22"/>
          <w:szCs w:val="22"/>
        </w:rPr>
        <w:t xml:space="preserve"> As multas previstas e demais sanções legais são independentes. </w:t>
      </w:r>
    </w:p>
    <w:p w14:paraId="0CE14215" w14:textId="77777777" w:rsidR="00CA3ED8" w:rsidRDefault="00CA3ED8" w:rsidP="00CA3ED8">
      <w:pPr>
        <w:adjustRightInd w:val="0"/>
        <w:spacing w:line="360" w:lineRule="auto"/>
        <w:jc w:val="both"/>
        <w:rPr>
          <w:rFonts w:ascii="Tahoma" w:hAnsi="Tahoma" w:cs="Tahoma"/>
          <w:sz w:val="22"/>
          <w:szCs w:val="22"/>
        </w:rPr>
      </w:pPr>
    </w:p>
    <w:p w14:paraId="38B0DCD9" w14:textId="6C6C01DB"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 xml:space="preserve">5.4.7 </w:t>
      </w:r>
      <w:r w:rsidRPr="00644854">
        <w:rPr>
          <w:rFonts w:ascii="Tahoma" w:hAnsi="Tahoma" w:cs="Tahoma"/>
          <w:sz w:val="22"/>
          <w:szCs w:val="22"/>
        </w:rPr>
        <w:t>A aplicação de multa poderá ser cumulada com as sanções previstas nos subitens 5.4.1., 5.4.4. e 5.4.5.</w:t>
      </w:r>
    </w:p>
    <w:p w14:paraId="06902D91" w14:textId="77777777" w:rsidR="00CA3ED8" w:rsidRDefault="00CA3ED8" w:rsidP="00CA3ED8">
      <w:pPr>
        <w:adjustRightInd w:val="0"/>
        <w:spacing w:line="360" w:lineRule="auto"/>
        <w:jc w:val="both"/>
        <w:rPr>
          <w:rFonts w:ascii="Tahoma" w:hAnsi="Tahoma" w:cs="Tahoma"/>
          <w:sz w:val="22"/>
          <w:szCs w:val="22"/>
        </w:rPr>
      </w:pPr>
    </w:p>
    <w:p w14:paraId="741533AA"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5.4.8 Antes da aplicação da multa será facultada a defesa do interessado no prazo de 15 (quinze) dias úteis, contado da data de sua intimação (art. 157, da Lei nº 14.133/2021).</w:t>
      </w:r>
    </w:p>
    <w:p w14:paraId="30346752" w14:textId="79D61685" w:rsidR="001C6DBD" w:rsidRDefault="001C6DBD" w:rsidP="00E475E5">
      <w:pPr>
        <w:spacing w:line="360" w:lineRule="auto"/>
        <w:jc w:val="both"/>
        <w:rPr>
          <w:rFonts w:ascii="Arial" w:hAnsi="Arial" w:cs="Arial"/>
          <w:b/>
          <w:color w:val="000000" w:themeColor="text1"/>
        </w:rPr>
      </w:pPr>
    </w:p>
    <w:p w14:paraId="78259A10"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Obrigações Específicas das Partes</w:t>
      </w:r>
    </w:p>
    <w:p w14:paraId="55945B89"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Da Contratada</w:t>
      </w:r>
    </w:p>
    <w:p w14:paraId="37887D33" w14:textId="77777777" w:rsidR="001C6DBD" w:rsidRDefault="001C6DBD" w:rsidP="001C6DBD">
      <w:pPr>
        <w:jc w:val="both"/>
        <w:rPr>
          <w:rFonts w:ascii="Calibri" w:hAnsi="Calibri" w:cs="Calibri"/>
          <w:bCs/>
          <w:sz w:val="22"/>
          <w:szCs w:val="22"/>
        </w:rPr>
      </w:pPr>
    </w:p>
    <w:p w14:paraId="0A37CC9F" w14:textId="5B451152" w:rsidR="001C6DBD" w:rsidRDefault="001C6DBD" w:rsidP="001C6DBD">
      <w:pPr>
        <w:ind w:firstLine="360"/>
        <w:jc w:val="both"/>
        <w:rPr>
          <w:rFonts w:ascii="Tahoma" w:hAnsi="Tahoma" w:cs="Tahoma"/>
          <w:bCs/>
          <w:sz w:val="22"/>
          <w:szCs w:val="22"/>
        </w:rPr>
      </w:pPr>
      <w:r w:rsidRPr="0057024E">
        <w:rPr>
          <w:rFonts w:ascii="Tahoma" w:hAnsi="Tahoma" w:cs="Tahoma"/>
          <w:bCs/>
          <w:sz w:val="22"/>
          <w:szCs w:val="22"/>
        </w:rPr>
        <w:t xml:space="preserve">5.5 Obriga-se a </w:t>
      </w:r>
      <w:r w:rsidR="008B1788">
        <w:rPr>
          <w:rFonts w:ascii="Tahoma" w:hAnsi="Tahoma" w:cs="Tahoma"/>
          <w:bCs/>
          <w:sz w:val="22"/>
          <w:szCs w:val="22"/>
        </w:rPr>
        <w:t>participante</w:t>
      </w:r>
      <w:r w:rsidRPr="0057024E">
        <w:rPr>
          <w:rFonts w:ascii="Tahoma" w:hAnsi="Tahoma" w:cs="Tahoma"/>
          <w:bCs/>
          <w:sz w:val="22"/>
          <w:szCs w:val="22"/>
        </w:rPr>
        <w:t xml:space="preserve"> vencedora:</w:t>
      </w:r>
    </w:p>
    <w:p w14:paraId="19B1A0FE" w14:textId="77777777" w:rsidR="001C6DBD" w:rsidRDefault="001C6DBD" w:rsidP="001C6DBD">
      <w:pPr>
        <w:jc w:val="both"/>
        <w:rPr>
          <w:rFonts w:ascii="Tahoma" w:hAnsi="Tahoma"/>
          <w:bCs/>
          <w:sz w:val="22"/>
          <w:szCs w:val="22"/>
        </w:rPr>
      </w:pPr>
    </w:p>
    <w:p w14:paraId="4E79F0B6" w14:textId="48320C54"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a) </w:t>
      </w:r>
      <w:r w:rsidRPr="0057024E">
        <w:rPr>
          <w:rFonts w:ascii="Tahoma" w:hAnsi="Tahoma"/>
          <w:bCs/>
          <w:sz w:val="22"/>
          <w:szCs w:val="22"/>
        </w:rPr>
        <w:t>atender a todas as solicitações de contratação efetuadas durante a vigência d</w:t>
      </w:r>
      <w:r w:rsidR="003E1CB6">
        <w:rPr>
          <w:rFonts w:ascii="Tahoma" w:hAnsi="Tahoma"/>
          <w:bCs/>
          <w:sz w:val="22"/>
          <w:szCs w:val="22"/>
        </w:rPr>
        <w:t>o contrato</w:t>
      </w:r>
      <w:r w:rsidRPr="0057024E">
        <w:rPr>
          <w:rFonts w:ascii="Tahoma" w:hAnsi="Tahoma"/>
          <w:bCs/>
          <w:sz w:val="22"/>
          <w:szCs w:val="22"/>
        </w:rPr>
        <w:t>, limitada ao quantitativo de cada item;</w:t>
      </w:r>
    </w:p>
    <w:p w14:paraId="3714580D" w14:textId="77777777" w:rsidR="001C6DBD" w:rsidRDefault="001C6DBD" w:rsidP="001C6DBD">
      <w:pPr>
        <w:spacing w:line="360" w:lineRule="auto"/>
        <w:jc w:val="both"/>
        <w:rPr>
          <w:rFonts w:ascii="Tahoma" w:hAnsi="Tahoma"/>
          <w:bCs/>
          <w:sz w:val="22"/>
          <w:szCs w:val="22"/>
        </w:rPr>
      </w:pPr>
    </w:p>
    <w:p w14:paraId="2282ADB6" w14:textId="5C0E7E1D"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b) </w:t>
      </w:r>
      <w:r w:rsidRPr="0057024E">
        <w:rPr>
          <w:rFonts w:ascii="Tahoma" w:hAnsi="Tahoma"/>
          <w:bCs/>
          <w:sz w:val="22"/>
          <w:szCs w:val="22"/>
        </w:rPr>
        <w:t>ao fornecimento do objeto, de acordo com as especificações constantes no</w:t>
      </w:r>
      <w:r w:rsidR="00BE3C69">
        <w:rPr>
          <w:rFonts w:ascii="Tahoma" w:hAnsi="Tahoma"/>
          <w:bCs/>
          <w:sz w:val="22"/>
          <w:szCs w:val="22"/>
        </w:rPr>
        <w:t xml:space="preserve"> Aviso de Contratação Direta</w:t>
      </w:r>
      <w:r w:rsidRPr="0057024E">
        <w:rPr>
          <w:rFonts w:ascii="Tahoma" w:hAnsi="Tahoma"/>
          <w:bCs/>
          <w:sz w:val="22"/>
          <w:szCs w:val="22"/>
        </w:rPr>
        <w:t>, em consonância com a proposta apresentada e com a qualidade e especificações determinadas pela legislação em vigor;</w:t>
      </w:r>
    </w:p>
    <w:p w14:paraId="0A4EE16F" w14:textId="77777777" w:rsidR="001C6DBD" w:rsidRDefault="001C6DBD" w:rsidP="001C6DBD">
      <w:pPr>
        <w:spacing w:line="360" w:lineRule="auto"/>
        <w:jc w:val="both"/>
        <w:rPr>
          <w:rFonts w:ascii="Tahoma" w:hAnsi="Tahoma"/>
          <w:bCs/>
          <w:sz w:val="22"/>
          <w:szCs w:val="22"/>
        </w:rPr>
      </w:pPr>
    </w:p>
    <w:p w14:paraId="0F2B094A" w14:textId="4072C7D6" w:rsidR="001C6DBD" w:rsidRDefault="001C6DBD" w:rsidP="001C6DBD">
      <w:pPr>
        <w:spacing w:line="360" w:lineRule="auto"/>
        <w:jc w:val="both"/>
        <w:rPr>
          <w:rFonts w:ascii="Tahoma" w:hAnsi="Tahoma"/>
          <w:bCs/>
          <w:sz w:val="22"/>
          <w:szCs w:val="22"/>
        </w:rPr>
      </w:pPr>
      <w:r>
        <w:rPr>
          <w:rFonts w:ascii="Tahoma" w:hAnsi="Tahoma"/>
          <w:bCs/>
          <w:sz w:val="22"/>
          <w:szCs w:val="22"/>
        </w:rPr>
        <w:t xml:space="preserve">c) </w:t>
      </w:r>
      <w:r w:rsidRPr="0057024E">
        <w:rPr>
          <w:rFonts w:ascii="Tahoma" w:hAnsi="Tahoma"/>
          <w:bCs/>
          <w:sz w:val="22"/>
          <w:szCs w:val="22"/>
        </w:rPr>
        <w:t xml:space="preserve">responsabilizar-se pela boa execução e eficiência no fornecimento do produto objeto do </w:t>
      </w:r>
      <w:r w:rsidR="00BE3C69">
        <w:rPr>
          <w:rFonts w:ascii="Tahoma" w:hAnsi="Tahoma"/>
          <w:bCs/>
          <w:sz w:val="22"/>
          <w:szCs w:val="22"/>
        </w:rPr>
        <w:t>Aviso de Contratação Direta</w:t>
      </w:r>
      <w:r>
        <w:rPr>
          <w:rFonts w:ascii="Tahoma" w:hAnsi="Tahoma"/>
          <w:bCs/>
          <w:sz w:val="22"/>
          <w:szCs w:val="22"/>
        </w:rPr>
        <w:t>;</w:t>
      </w:r>
    </w:p>
    <w:p w14:paraId="7F20073C" w14:textId="77777777" w:rsidR="00F32FD9" w:rsidRDefault="00F32FD9" w:rsidP="001C6DBD">
      <w:pPr>
        <w:spacing w:line="360" w:lineRule="auto"/>
        <w:jc w:val="both"/>
        <w:rPr>
          <w:rFonts w:ascii="Tahoma" w:hAnsi="Tahoma"/>
          <w:bCs/>
          <w:sz w:val="22"/>
          <w:szCs w:val="22"/>
        </w:rPr>
      </w:pPr>
    </w:p>
    <w:p w14:paraId="5E8C20B7"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lastRenderedPageBreak/>
        <w:t xml:space="preserve">d) </w:t>
      </w:r>
      <w:r w:rsidRPr="0057024E">
        <w:rPr>
          <w:rFonts w:ascii="Tahoma" w:hAnsi="Tahoma"/>
          <w:bCs/>
          <w:sz w:val="22"/>
          <w:szCs w:val="22"/>
        </w:rPr>
        <w:t>reparar, corrigir, remover as suas expensas, no todo ou em parte o(s) objeto(s) em que se verifiquem danos em decorrência do transporte, bem como, providenciar a imediata substituição dos mesmos;</w:t>
      </w:r>
    </w:p>
    <w:p w14:paraId="40CFF7DB" w14:textId="77777777" w:rsidR="001C6DBD" w:rsidRDefault="001C6DBD" w:rsidP="001C6DBD">
      <w:pPr>
        <w:spacing w:line="360" w:lineRule="auto"/>
        <w:jc w:val="both"/>
        <w:rPr>
          <w:rFonts w:ascii="Tahoma" w:hAnsi="Tahoma"/>
          <w:bCs/>
          <w:sz w:val="22"/>
          <w:szCs w:val="22"/>
        </w:rPr>
      </w:pPr>
    </w:p>
    <w:p w14:paraId="056456AB"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e) </w:t>
      </w:r>
      <w:r w:rsidRPr="0057024E">
        <w:rPr>
          <w:rFonts w:ascii="Tahoma" w:hAnsi="Tahoma"/>
          <w:bCs/>
          <w:sz w:val="22"/>
          <w:szCs w:val="22"/>
        </w:rPr>
        <w:t>providenciar a imediata correção das deficiências apontadas pel</w:t>
      </w:r>
      <w:r>
        <w:rPr>
          <w:rFonts w:ascii="Tahoma" w:hAnsi="Tahoma"/>
          <w:bCs/>
          <w:sz w:val="22"/>
          <w:szCs w:val="22"/>
        </w:rPr>
        <w:t>a</w:t>
      </w:r>
      <w:r w:rsidRPr="0057024E">
        <w:rPr>
          <w:rFonts w:ascii="Tahoma" w:hAnsi="Tahoma"/>
          <w:bCs/>
          <w:sz w:val="22"/>
          <w:szCs w:val="22"/>
        </w:rPr>
        <w:t xml:space="preserve"> </w:t>
      </w:r>
      <w:r>
        <w:rPr>
          <w:rFonts w:ascii="Tahoma" w:hAnsi="Tahoma"/>
          <w:bCs/>
          <w:sz w:val="22"/>
          <w:szCs w:val="22"/>
        </w:rPr>
        <w:t>C</w:t>
      </w:r>
      <w:r w:rsidRPr="0057024E">
        <w:rPr>
          <w:rFonts w:ascii="Tahoma" w:hAnsi="Tahoma"/>
          <w:bCs/>
          <w:sz w:val="22"/>
          <w:szCs w:val="22"/>
        </w:rPr>
        <w:t>ontratante quando da entrega do produto;</w:t>
      </w:r>
    </w:p>
    <w:p w14:paraId="755D83E2" w14:textId="77777777" w:rsidR="001C6DBD" w:rsidRDefault="001C6DBD" w:rsidP="001C6DBD">
      <w:pPr>
        <w:spacing w:line="360" w:lineRule="auto"/>
        <w:jc w:val="both"/>
        <w:rPr>
          <w:rFonts w:ascii="Tahoma" w:hAnsi="Tahoma"/>
          <w:bCs/>
          <w:sz w:val="22"/>
          <w:szCs w:val="22"/>
        </w:rPr>
      </w:pPr>
    </w:p>
    <w:p w14:paraId="1F9963EC"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f) </w:t>
      </w:r>
      <w:r w:rsidRPr="0057024E">
        <w:rPr>
          <w:rFonts w:ascii="Tahoma" w:hAnsi="Tahoma"/>
          <w:bCs/>
          <w:sz w:val="22"/>
          <w:szCs w:val="22"/>
        </w:rPr>
        <w:t>apresentar, sempre que solicitado documentos que comprovem a procedência do produto fornecido, assim como amostra para análise pela Administração, sem qualquer ônus adicional;</w:t>
      </w:r>
    </w:p>
    <w:p w14:paraId="5A9B2116" w14:textId="77777777" w:rsidR="001C6DBD" w:rsidRDefault="001C6DBD" w:rsidP="001C6DBD">
      <w:pPr>
        <w:spacing w:line="360" w:lineRule="auto"/>
        <w:jc w:val="both"/>
        <w:rPr>
          <w:rFonts w:ascii="Tahoma" w:hAnsi="Tahoma"/>
          <w:bCs/>
          <w:sz w:val="22"/>
          <w:szCs w:val="22"/>
        </w:rPr>
      </w:pPr>
    </w:p>
    <w:p w14:paraId="0C51265B" w14:textId="61C21425"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g) </w:t>
      </w:r>
      <w:r w:rsidRPr="0057024E">
        <w:rPr>
          <w:rFonts w:ascii="Tahoma" w:hAnsi="Tahoma"/>
          <w:bCs/>
          <w:sz w:val="22"/>
          <w:szCs w:val="22"/>
        </w:rPr>
        <w:t>não subcontratar, ceder ou transferir, total ou parcialmente, o objeto do contrato;</w:t>
      </w:r>
    </w:p>
    <w:p w14:paraId="203930FA" w14:textId="77777777" w:rsidR="001C6DBD" w:rsidRDefault="001C6DBD" w:rsidP="001C6DBD">
      <w:pPr>
        <w:spacing w:line="360" w:lineRule="auto"/>
        <w:jc w:val="both"/>
        <w:rPr>
          <w:rFonts w:ascii="Tahoma" w:hAnsi="Tahoma"/>
          <w:bCs/>
          <w:sz w:val="22"/>
          <w:szCs w:val="22"/>
        </w:rPr>
      </w:pPr>
    </w:p>
    <w:p w14:paraId="4D1897F9" w14:textId="18C91DB3"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h) </w:t>
      </w:r>
      <w:r w:rsidRPr="0057024E">
        <w:rPr>
          <w:rFonts w:ascii="Tahoma" w:hAnsi="Tahoma"/>
          <w:bCs/>
          <w:sz w:val="22"/>
          <w:szCs w:val="22"/>
        </w:rPr>
        <w:t>manter, durante a vigência do contrato, todas as condições de habilitação e qualificações exigidas;</w:t>
      </w:r>
    </w:p>
    <w:p w14:paraId="438B0B4A" w14:textId="77777777" w:rsidR="001C6DBD" w:rsidRDefault="001C6DBD" w:rsidP="001C6DBD">
      <w:pPr>
        <w:spacing w:line="360" w:lineRule="auto"/>
        <w:jc w:val="both"/>
        <w:rPr>
          <w:rFonts w:ascii="Tahoma" w:hAnsi="Tahoma"/>
          <w:bCs/>
          <w:sz w:val="22"/>
          <w:szCs w:val="22"/>
        </w:rPr>
      </w:pPr>
    </w:p>
    <w:p w14:paraId="483CFBEF"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i) </w:t>
      </w:r>
      <w:r w:rsidRPr="0057024E">
        <w:rPr>
          <w:rFonts w:ascii="Tahoma" w:hAnsi="Tahoma"/>
          <w:bCs/>
          <w:sz w:val="22"/>
          <w:szCs w:val="22"/>
        </w:rPr>
        <w:t>responsabilizar-se por quaisquer danos ou prejuízos físicos ou materiais causados à Administração ou a terceiros, pelos seus prepostos, advindos de imperícia, negligência, imprudência ou desrespeito às normas de segurança, quando da execução do fornecimento;</w:t>
      </w:r>
    </w:p>
    <w:p w14:paraId="6699E8CC" w14:textId="77777777" w:rsidR="001C6DBD" w:rsidRDefault="001C6DBD" w:rsidP="001C6DBD">
      <w:pPr>
        <w:spacing w:line="360" w:lineRule="auto"/>
        <w:jc w:val="both"/>
        <w:rPr>
          <w:rFonts w:ascii="Tahoma" w:hAnsi="Tahoma"/>
          <w:bCs/>
          <w:sz w:val="22"/>
          <w:szCs w:val="22"/>
        </w:rPr>
      </w:pPr>
    </w:p>
    <w:p w14:paraId="3984C64E" w14:textId="77777777" w:rsidR="001C6DBD" w:rsidRDefault="001C6DBD" w:rsidP="001C6DBD">
      <w:pPr>
        <w:spacing w:line="360" w:lineRule="auto"/>
        <w:jc w:val="both"/>
        <w:rPr>
          <w:rFonts w:ascii="Tahoma" w:hAnsi="Tahoma"/>
          <w:bCs/>
          <w:sz w:val="22"/>
          <w:szCs w:val="22"/>
        </w:rPr>
      </w:pPr>
      <w:r>
        <w:rPr>
          <w:rFonts w:ascii="Tahoma" w:hAnsi="Tahoma"/>
          <w:bCs/>
          <w:sz w:val="22"/>
          <w:szCs w:val="22"/>
        </w:rPr>
        <w:t xml:space="preserve">j) </w:t>
      </w:r>
      <w:r w:rsidRPr="0057024E">
        <w:rPr>
          <w:rFonts w:ascii="Tahoma" w:hAnsi="Tahoma"/>
          <w:bCs/>
          <w:sz w:val="22"/>
          <w:szCs w:val="22"/>
        </w:rPr>
        <w:t>responsabilizar-se por todas e quaisquer despesas, inclusive, despesa de natureza previdenciária, fiscal, trabalhista ou civil, bem como emolumentos, ônus ou encargos de qualquer espécie e origem, pertinentes à execução do objeto contratado;</w:t>
      </w:r>
    </w:p>
    <w:p w14:paraId="35B88344" w14:textId="77777777" w:rsidR="001C6DBD" w:rsidRDefault="001C6DBD" w:rsidP="001C6DBD">
      <w:pPr>
        <w:spacing w:line="360" w:lineRule="auto"/>
        <w:jc w:val="both"/>
        <w:rPr>
          <w:rFonts w:ascii="Calibri" w:hAnsi="Calibri" w:cs="Calibri"/>
          <w:bCs/>
          <w:sz w:val="22"/>
          <w:szCs w:val="22"/>
        </w:rPr>
      </w:pPr>
    </w:p>
    <w:p w14:paraId="029094E2" w14:textId="56CFEFFF" w:rsidR="001C6DBD" w:rsidRDefault="002774D4" w:rsidP="001C6DBD">
      <w:pPr>
        <w:spacing w:line="360" w:lineRule="auto"/>
        <w:jc w:val="both"/>
        <w:rPr>
          <w:rFonts w:ascii="Tahoma" w:hAnsi="Tahoma" w:cs="Tahoma"/>
          <w:bCs/>
          <w:sz w:val="22"/>
          <w:szCs w:val="22"/>
        </w:rPr>
      </w:pPr>
      <w:r>
        <w:rPr>
          <w:rFonts w:ascii="Tahoma" w:hAnsi="Tahoma" w:cs="Tahoma"/>
          <w:bCs/>
          <w:sz w:val="22"/>
          <w:szCs w:val="22"/>
        </w:rPr>
        <w:t>k</w:t>
      </w:r>
      <w:r w:rsidR="001C6DBD" w:rsidRPr="0061167D">
        <w:rPr>
          <w:rFonts w:ascii="Tahoma" w:hAnsi="Tahoma" w:cs="Tahoma"/>
          <w:bCs/>
          <w:sz w:val="22"/>
          <w:szCs w:val="22"/>
        </w:rPr>
        <w:t>) mesmo não sendo a fabricante da matéria prima empregada na fabricação de seus produtos, a empresa vencedora, responderá inteira e solidariamente pela qualidade e</w:t>
      </w:r>
      <w:r w:rsidR="001C6DBD" w:rsidRPr="0061167D">
        <w:rPr>
          <w:rFonts w:ascii="Tahoma" w:hAnsi="Tahoma" w:cs="Tahoma"/>
          <w:bCs/>
        </w:rPr>
        <w:t xml:space="preserve"> </w:t>
      </w:r>
      <w:r w:rsidR="001C6DBD" w:rsidRPr="0061167D">
        <w:rPr>
          <w:rFonts w:ascii="Tahoma" w:hAnsi="Tahoma" w:cs="Tahoma"/>
          <w:bCs/>
          <w:sz w:val="22"/>
          <w:szCs w:val="22"/>
        </w:rPr>
        <w:t>autenticidade destes, obrigando-se a substituir, as suas expensas, no todo ou em parte, o objeto dest</w:t>
      </w:r>
      <w:r w:rsidR="006C056A">
        <w:rPr>
          <w:rFonts w:ascii="Tahoma" w:hAnsi="Tahoma" w:cs="Tahoma"/>
          <w:bCs/>
          <w:sz w:val="22"/>
          <w:szCs w:val="22"/>
        </w:rPr>
        <w:t>e Termo</w:t>
      </w:r>
      <w:r w:rsidR="001C6DBD" w:rsidRPr="0061167D">
        <w:rPr>
          <w:rFonts w:ascii="Tahoma" w:hAnsi="Tahoma" w:cs="Tahoma"/>
          <w:bCs/>
          <w:sz w:val="22"/>
          <w:szCs w:val="22"/>
        </w:rPr>
        <w:t xml:space="preserve">, em que se verificarem vícios, defeitos, incorreções, resultantes </w:t>
      </w:r>
      <w:r w:rsidR="001C6DBD" w:rsidRPr="0061167D">
        <w:rPr>
          <w:rFonts w:ascii="Tahoma" w:hAnsi="Tahoma" w:cs="Tahoma"/>
          <w:bCs/>
          <w:sz w:val="22"/>
          <w:szCs w:val="22"/>
        </w:rPr>
        <w:lastRenderedPageBreak/>
        <w:t>da fabricação ou transporte, constatado visualmente ou em laboratório, correndo estes custos por sua conta</w:t>
      </w:r>
      <w:r w:rsidR="001C6DBD">
        <w:rPr>
          <w:rFonts w:ascii="Tahoma" w:hAnsi="Tahoma" w:cs="Tahoma"/>
          <w:bCs/>
          <w:sz w:val="22"/>
          <w:szCs w:val="22"/>
        </w:rPr>
        <w:t>;</w:t>
      </w:r>
    </w:p>
    <w:p w14:paraId="7FAC5905" w14:textId="77777777" w:rsidR="001C6DBD" w:rsidRDefault="001C6DBD" w:rsidP="001C6DBD">
      <w:pPr>
        <w:spacing w:line="360" w:lineRule="auto"/>
        <w:jc w:val="both"/>
        <w:rPr>
          <w:rFonts w:ascii="Calibri" w:hAnsi="Calibri" w:cs="Calibri"/>
          <w:bCs/>
          <w:sz w:val="22"/>
          <w:szCs w:val="22"/>
        </w:rPr>
      </w:pPr>
    </w:p>
    <w:p w14:paraId="11E01A7E" w14:textId="0E00F9A9" w:rsidR="001C6DBD" w:rsidRDefault="002774D4" w:rsidP="001C6DBD">
      <w:pPr>
        <w:spacing w:line="360" w:lineRule="auto"/>
        <w:jc w:val="both"/>
        <w:rPr>
          <w:rFonts w:ascii="Tahoma" w:hAnsi="Tahoma" w:cs="Tahoma"/>
          <w:bCs/>
          <w:sz w:val="22"/>
          <w:szCs w:val="22"/>
        </w:rPr>
      </w:pPr>
      <w:r>
        <w:rPr>
          <w:rFonts w:ascii="Tahoma" w:hAnsi="Tahoma" w:cs="Tahoma"/>
          <w:bCs/>
          <w:sz w:val="22"/>
          <w:szCs w:val="22"/>
        </w:rPr>
        <w:t>l</w:t>
      </w:r>
      <w:r w:rsidR="001C6DBD" w:rsidRPr="0061167D">
        <w:rPr>
          <w:rFonts w:ascii="Tahoma" w:hAnsi="Tahoma" w:cs="Tahoma"/>
          <w:bCs/>
          <w:sz w:val="22"/>
          <w:szCs w:val="22"/>
        </w:rPr>
        <w:t xml:space="preserve">) manter endereço eletrônico (e-mail) </w:t>
      </w:r>
      <w:r w:rsidR="001C6DBD">
        <w:rPr>
          <w:rFonts w:ascii="Tahoma" w:hAnsi="Tahoma" w:cs="Tahoma"/>
          <w:bCs/>
          <w:sz w:val="22"/>
          <w:szCs w:val="22"/>
        </w:rPr>
        <w:t xml:space="preserve">e telefone </w:t>
      </w:r>
      <w:r w:rsidR="001C6DBD" w:rsidRPr="0061167D">
        <w:rPr>
          <w:rFonts w:ascii="Tahoma" w:hAnsi="Tahoma" w:cs="Tahoma"/>
          <w:bCs/>
          <w:sz w:val="22"/>
          <w:szCs w:val="22"/>
        </w:rPr>
        <w:t>válido</w:t>
      </w:r>
      <w:r w:rsidR="001C6DBD">
        <w:rPr>
          <w:rFonts w:ascii="Tahoma" w:hAnsi="Tahoma" w:cs="Tahoma"/>
          <w:bCs/>
          <w:sz w:val="22"/>
          <w:szCs w:val="22"/>
        </w:rPr>
        <w:t>s</w:t>
      </w:r>
      <w:r w:rsidR="001C6DBD" w:rsidRPr="0061167D">
        <w:rPr>
          <w:rFonts w:ascii="Tahoma" w:hAnsi="Tahoma" w:cs="Tahoma"/>
          <w:bCs/>
          <w:sz w:val="22"/>
          <w:szCs w:val="22"/>
        </w:rPr>
        <w:t xml:space="preserve"> para fins de comunicação com a </w:t>
      </w:r>
      <w:r w:rsidR="001C6DBD">
        <w:rPr>
          <w:rFonts w:ascii="Tahoma" w:hAnsi="Tahoma" w:cs="Tahoma"/>
          <w:bCs/>
          <w:sz w:val="22"/>
          <w:szCs w:val="22"/>
        </w:rPr>
        <w:t>C</w:t>
      </w:r>
      <w:r w:rsidR="001C6DBD" w:rsidRPr="0061167D">
        <w:rPr>
          <w:rFonts w:ascii="Tahoma" w:hAnsi="Tahoma" w:cs="Tahoma"/>
          <w:bCs/>
          <w:sz w:val="22"/>
          <w:szCs w:val="22"/>
        </w:rPr>
        <w:t>ontratante por todo o período de contratação; comunicando, imediatamente, o Contratante em caso de alteração</w:t>
      </w:r>
      <w:r w:rsidR="001C6DBD">
        <w:rPr>
          <w:rFonts w:ascii="Tahoma" w:hAnsi="Tahoma" w:cs="Tahoma"/>
          <w:bCs/>
          <w:sz w:val="22"/>
          <w:szCs w:val="22"/>
        </w:rPr>
        <w:t>;</w:t>
      </w:r>
    </w:p>
    <w:p w14:paraId="5D652020" w14:textId="77777777" w:rsidR="001C6DBD" w:rsidRDefault="001C6DBD" w:rsidP="001C6DBD">
      <w:pPr>
        <w:spacing w:line="360" w:lineRule="auto"/>
        <w:jc w:val="both"/>
        <w:rPr>
          <w:rFonts w:ascii="Tahoma" w:hAnsi="Tahoma" w:cs="Tahoma"/>
          <w:bCs/>
          <w:sz w:val="22"/>
          <w:szCs w:val="22"/>
        </w:rPr>
      </w:pPr>
    </w:p>
    <w:p w14:paraId="0B8E48FD" w14:textId="1B8C1667" w:rsidR="001C6DBD" w:rsidRDefault="002774D4" w:rsidP="001C6DBD">
      <w:pPr>
        <w:spacing w:line="360" w:lineRule="auto"/>
        <w:jc w:val="both"/>
        <w:rPr>
          <w:rFonts w:ascii="Tahoma" w:hAnsi="Tahoma" w:cs="Tahoma"/>
          <w:bCs/>
          <w:sz w:val="22"/>
          <w:szCs w:val="22"/>
        </w:rPr>
      </w:pPr>
      <w:r>
        <w:rPr>
          <w:rFonts w:ascii="Tahoma" w:hAnsi="Tahoma" w:cs="Tahoma"/>
          <w:bCs/>
          <w:sz w:val="22"/>
          <w:szCs w:val="22"/>
        </w:rPr>
        <w:t>m</w:t>
      </w:r>
      <w:r w:rsidR="001C6DBD">
        <w:rPr>
          <w:rFonts w:ascii="Tahoma" w:hAnsi="Tahoma" w:cs="Tahoma"/>
          <w:bCs/>
          <w:sz w:val="22"/>
          <w:szCs w:val="22"/>
        </w:rPr>
        <w:t xml:space="preserve">) demais condições constantes do </w:t>
      </w:r>
      <w:r w:rsidR="006C056A">
        <w:rPr>
          <w:rFonts w:ascii="Tahoma" w:hAnsi="Tahoma" w:cs="Tahoma"/>
          <w:bCs/>
          <w:sz w:val="22"/>
          <w:szCs w:val="22"/>
        </w:rPr>
        <w:t>Aviso de Contratação Direta</w:t>
      </w:r>
      <w:r w:rsidR="001C6DBD">
        <w:rPr>
          <w:rFonts w:ascii="Tahoma" w:hAnsi="Tahoma" w:cs="Tahoma"/>
          <w:bCs/>
          <w:sz w:val="22"/>
          <w:szCs w:val="22"/>
        </w:rPr>
        <w:t>.</w:t>
      </w:r>
    </w:p>
    <w:p w14:paraId="6C92D1D2" w14:textId="77777777" w:rsidR="001C6DBD" w:rsidRDefault="001C6DBD" w:rsidP="001C6DBD">
      <w:pPr>
        <w:spacing w:line="360" w:lineRule="auto"/>
        <w:jc w:val="both"/>
        <w:rPr>
          <w:rFonts w:ascii="Tahoma" w:hAnsi="Tahoma" w:cs="Tahoma"/>
          <w:bCs/>
          <w:sz w:val="22"/>
          <w:szCs w:val="22"/>
        </w:rPr>
      </w:pPr>
    </w:p>
    <w:p w14:paraId="5788632B" w14:textId="3C7FE399" w:rsidR="001C6DBD" w:rsidRDefault="001C6DBD" w:rsidP="001C6DBD">
      <w:pPr>
        <w:spacing w:line="360" w:lineRule="auto"/>
        <w:jc w:val="both"/>
        <w:rPr>
          <w:rFonts w:ascii="Tahoma" w:hAnsi="Tahoma" w:cs="Tahoma"/>
          <w:sz w:val="22"/>
          <w:szCs w:val="22"/>
        </w:rPr>
      </w:pPr>
      <w:r w:rsidRPr="004F7C60">
        <w:rPr>
          <w:rFonts w:ascii="Tahoma" w:hAnsi="Tahoma" w:cs="Tahoma"/>
          <w:sz w:val="22"/>
          <w:szCs w:val="22"/>
        </w:rPr>
        <w:t xml:space="preserve">5.5.1 A falta do produto, cujo fornecimento incumbe à </w:t>
      </w:r>
      <w:r w:rsidR="00862666">
        <w:rPr>
          <w:rFonts w:ascii="Tahoma" w:hAnsi="Tahoma" w:cs="Tahoma"/>
          <w:sz w:val="22"/>
          <w:szCs w:val="22"/>
        </w:rPr>
        <w:t>Contratada</w:t>
      </w:r>
      <w:r w:rsidRPr="004F7C60">
        <w:rPr>
          <w:rFonts w:ascii="Tahoma" w:hAnsi="Tahoma" w:cs="Tahoma"/>
          <w:sz w:val="22"/>
          <w:szCs w:val="22"/>
        </w:rPr>
        <w:t xml:space="preserve">, não poderá ser alegada como motivo de força maior para o atraso, má execução ou inexecução do fornecimento objeto deste Termo de Referência, e não eximirá a fornecedora das sanções a que está sujeita pelo não cumprimento dos prazos bem como as demais condições estabelecidas. </w:t>
      </w:r>
    </w:p>
    <w:p w14:paraId="26514875" w14:textId="77777777" w:rsidR="001C6DBD" w:rsidRDefault="001C6DBD" w:rsidP="001C6DBD">
      <w:pPr>
        <w:spacing w:line="360" w:lineRule="auto"/>
        <w:jc w:val="both"/>
        <w:rPr>
          <w:rFonts w:ascii="Tahoma" w:hAnsi="Tahoma" w:cs="Tahoma"/>
          <w:sz w:val="22"/>
          <w:szCs w:val="22"/>
        </w:rPr>
      </w:pPr>
    </w:p>
    <w:p w14:paraId="17557032" w14:textId="6F019B68" w:rsidR="001C6DBD" w:rsidRPr="004F7C60" w:rsidRDefault="001C6DBD" w:rsidP="001C6DBD">
      <w:pPr>
        <w:spacing w:line="360" w:lineRule="auto"/>
        <w:jc w:val="both"/>
        <w:rPr>
          <w:rFonts w:ascii="Tahoma" w:hAnsi="Tahoma" w:cs="Tahoma"/>
          <w:bCs/>
          <w:sz w:val="22"/>
          <w:szCs w:val="22"/>
        </w:rPr>
      </w:pPr>
      <w:r>
        <w:rPr>
          <w:rFonts w:ascii="Tahoma" w:hAnsi="Tahoma" w:cs="Tahoma"/>
          <w:sz w:val="22"/>
          <w:szCs w:val="22"/>
        </w:rPr>
        <w:t>5.5.2</w:t>
      </w:r>
      <w:r w:rsidRPr="004F7C60">
        <w:rPr>
          <w:rFonts w:ascii="Tahoma" w:hAnsi="Tahoma" w:cs="Tahoma"/>
          <w:sz w:val="22"/>
          <w:szCs w:val="22"/>
        </w:rPr>
        <w:t xml:space="preserve"> Em hipótese alguma serão aceitos produtos em desacordo com as </w:t>
      </w:r>
      <w:r w:rsidR="00862666">
        <w:rPr>
          <w:rFonts w:ascii="Tahoma" w:hAnsi="Tahoma" w:cs="Tahoma"/>
          <w:sz w:val="22"/>
          <w:szCs w:val="22"/>
        </w:rPr>
        <w:t>especificações discriminadas</w:t>
      </w:r>
      <w:r w:rsidRPr="004F7C60">
        <w:rPr>
          <w:rFonts w:ascii="Tahoma" w:hAnsi="Tahoma" w:cs="Tahoma"/>
          <w:sz w:val="22"/>
          <w:szCs w:val="22"/>
        </w:rPr>
        <w:t>, ficando sob responsabilidade da C</w:t>
      </w:r>
      <w:r>
        <w:rPr>
          <w:rFonts w:ascii="Tahoma" w:hAnsi="Tahoma" w:cs="Tahoma"/>
          <w:sz w:val="22"/>
          <w:szCs w:val="22"/>
        </w:rPr>
        <w:t>ontratada</w:t>
      </w:r>
      <w:r w:rsidRPr="004F7C60">
        <w:rPr>
          <w:rFonts w:ascii="Tahoma" w:hAnsi="Tahoma" w:cs="Tahoma"/>
          <w:sz w:val="22"/>
          <w:szCs w:val="22"/>
        </w:rPr>
        <w:t xml:space="preserve"> o controle de qualidade do fornecimento, bem como a repetição às suas próprias custas para correção de falhas, visando a apresentação da qualidade e resultados requisitados.</w:t>
      </w:r>
    </w:p>
    <w:p w14:paraId="43BDF0C7" w14:textId="77777777" w:rsidR="001C6DBD" w:rsidRDefault="001C6DBD" w:rsidP="001C6DBD">
      <w:pPr>
        <w:spacing w:line="360" w:lineRule="auto"/>
        <w:jc w:val="both"/>
        <w:rPr>
          <w:rFonts w:ascii="Tahoma" w:hAnsi="Tahoma" w:cs="Tahoma"/>
          <w:bCs/>
          <w:sz w:val="22"/>
          <w:szCs w:val="22"/>
        </w:rPr>
      </w:pPr>
    </w:p>
    <w:p w14:paraId="68CAC820" w14:textId="0AC27C74" w:rsidR="001C6DBD" w:rsidRDefault="001C6DBD" w:rsidP="001C6DBD">
      <w:pPr>
        <w:spacing w:line="360" w:lineRule="auto"/>
        <w:jc w:val="both"/>
        <w:rPr>
          <w:rFonts w:ascii="Tahoma" w:hAnsi="Tahoma" w:cs="Tahoma"/>
          <w:b/>
          <w:bCs/>
          <w:sz w:val="22"/>
          <w:szCs w:val="22"/>
        </w:rPr>
      </w:pPr>
      <w:r w:rsidRPr="0052772D">
        <w:rPr>
          <w:rFonts w:ascii="Tahoma" w:hAnsi="Tahoma" w:cs="Tahoma"/>
          <w:b/>
          <w:bCs/>
          <w:sz w:val="22"/>
          <w:szCs w:val="22"/>
        </w:rPr>
        <w:t>Da Contratante</w:t>
      </w:r>
    </w:p>
    <w:p w14:paraId="622D1C5F" w14:textId="77777777" w:rsidR="00F32FD9" w:rsidRPr="0052772D" w:rsidRDefault="00F32FD9" w:rsidP="001C6DBD">
      <w:pPr>
        <w:spacing w:line="360" w:lineRule="auto"/>
        <w:jc w:val="both"/>
        <w:rPr>
          <w:rFonts w:ascii="Tahoma" w:hAnsi="Tahoma" w:cs="Tahoma"/>
          <w:b/>
          <w:bCs/>
          <w:sz w:val="22"/>
          <w:szCs w:val="22"/>
        </w:rPr>
      </w:pPr>
    </w:p>
    <w:p w14:paraId="466C588E" w14:textId="77777777" w:rsidR="001C6DBD" w:rsidRDefault="001C6DBD" w:rsidP="001C6DBD">
      <w:pPr>
        <w:spacing w:line="360" w:lineRule="auto"/>
        <w:ind w:firstLine="708"/>
        <w:jc w:val="both"/>
        <w:rPr>
          <w:rFonts w:ascii="Tahoma" w:hAnsi="Tahoma" w:cs="Tahoma"/>
          <w:bCs/>
          <w:sz w:val="22"/>
          <w:szCs w:val="22"/>
        </w:rPr>
      </w:pPr>
      <w:r>
        <w:rPr>
          <w:rFonts w:ascii="Tahoma" w:hAnsi="Tahoma" w:cs="Tahoma"/>
          <w:bCs/>
          <w:sz w:val="22"/>
          <w:szCs w:val="22"/>
        </w:rPr>
        <w:t>5.6 Obriga-se a Administração/Contratante:</w:t>
      </w:r>
    </w:p>
    <w:p w14:paraId="458E0CC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a) </w:t>
      </w:r>
      <w:r w:rsidRPr="009C50D2">
        <w:rPr>
          <w:rFonts w:ascii="Tahoma" w:hAnsi="Tahoma" w:cs="Tahoma"/>
          <w:bCs/>
          <w:sz w:val="22"/>
          <w:szCs w:val="22"/>
        </w:rPr>
        <w:t>comunicar a Contratada toda e quaisquer ocorrências relacionadas aos objetos entregues</w:t>
      </w:r>
      <w:r>
        <w:rPr>
          <w:rFonts w:ascii="Tahoma" w:hAnsi="Tahoma" w:cs="Tahoma"/>
          <w:bCs/>
          <w:sz w:val="22"/>
          <w:szCs w:val="22"/>
        </w:rPr>
        <w:t>;</w:t>
      </w:r>
    </w:p>
    <w:p w14:paraId="758C721F" w14:textId="77777777" w:rsidR="001C6DBD" w:rsidRDefault="001C6DBD" w:rsidP="001C6DBD">
      <w:pPr>
        <w:spacing w:line="360" w:lineRule="auto"/>
        <w:jc w:val="both"/>
        <w:rPr>
          <w:rFonts w:ascii="Tahoma" w:hAnsi="Tahoma" w:cs="Tahoma"/>
          <w:bCs/>
          <w:sz w:val="22"/>
          <w:szCs w:val="22"/>
        </w:rPr>
      </w:pPr>
    </w:p>
    <w:p w14:paraId="280314F0" w14:textId="34F1CCB2"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b) </w:t>
      </w:r>
      <w:r w:rsidRPr="009C50D2">
        <w:rPr>
          <w:rFonts w:ascii="Tahoma" w:hAnsi="Tahoma" w:cs="Tahoma"/>
          <w:bCs/>
          <w:sz w:val="22"/>
          <w:szCs w:val="22"/>
        </w:rPr>
        <w:t>efetuar o pagamento da Contratada de acordo com a forma de pagamento estipulada n</w:t>
      </w:r>
      <w:r w:rsidR="006C056A">
        <w:rPr>
          <w:rFonts w:ascii="Tahoma" w:hAnsi="Tahoma" w:cs="Tahoma"/>
          <w:bCs/>
          <w:sz w:val="22"/>
          <w:szCs w:val="22"/>
        </w:rPr>
        <w:t>o Aviso de Contratação Direta</w:t>
      </w:r>
      <w:r w:rsidRPr="009C50D2">
        <w:rPr>
          <w:rFonts w:ascii="Tahoma" w:hAnsi="Tahoma" w:cs="Tahoma"/>
          <w:bCs/>
          <w:sz w:val="22"/>
          <w:szCs w:val="22"/>
        </w:rPr>
        <w:t xml:space="preserve"> e no Contrato</w:t>
      </w:r>
      <w:r>
        <w:rPr>
          <w:rFonts w:ascii="Tahoma" w:hAnsi="Tahoma" w:cs="Tahoma"/>
          <w:bCs/>
          <w:sz w:val="22"/>
          <w:szCs w:val="22"/>
        </w:rPr>
        <w:t>;</w:t>
      </w:r>
    </w:p>
    <w:p w14:paraId="1946F077" w14:textId="77777777" w:rsidR="001C6DBD" w:rsidRDefault="001C6DBD" w:rsidP="001C6DBD">
      <w:pPr>
        <w:spacing w:line="360" w:lineRule="auto"/>
        <w:jc w:val="both"/>
        <w:rPr>
          <w:rFonts w:ascii="Tahoma" w:hAnsi="Tahoma" w:cs="Tahoma"/>
          <w:bCs/>
          <w:sz w:val="22"/>
          <w:szCs w:val="22"/>
        </w:rPr>
      </w:pPr>
    </w:p>
    <w:p w14:paraId="5183BE5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lastRenderedPageBreak/>
        <w:t xml:space="preserve">c) </w:t>
      </w:r>
      <w:r w:rsidRPr="009C50D2">
        <w:rPr>
          <w:rFonts w:ascii="Tahoma" w:hAnsi="Tahoma" w:cs="Tahoma"/>
          <w:bCs/>
          <w:sz w:val="22"/>
          <w:szCs w:val="22"/>
        </w:rPr>
        <w:t>promover o acompanhamento e a fiscalização do fornecimento</w:t>
      </w:r>
      <w:r>
        <w:rPr>
          <w:rFonts w:ascii="Tahoma" w:hAnsi="Tahoma" w:cs="Tahoma"/>
          <w:bCs/>
          <w:sz w:val="22"/>
          <w:szCs w:val="22"/>
        </w:rPr>
        <w:t xml:space="preserve"> do objeto</w:t>
      </w:r>
      <w:r w:rsidRPr="009C50D2">
        <w:rPr>
          <w:rFonts w:ascii="Tahoma" w:hAnsi="Tahoma" w:cs="Tahoma"/>
          <w:bCs/>
          <w:sz w:val="22"/>
          <w:szCs w:val="22"/>
        </w:rPr>
        <w:t>, sob os aspectos qualitativo e quantitativo, anotando em registro próprio as falhas e solicitando as medidas corretivas</w:t>
      </w:r>
      <w:r>
        <w:rPr>
          <w:rFonts w:ascii="Tahoma" w:hAnsi="Tahoma" w:cs="Tahoma"/>
          <w:bCs/>
          <w:sz w:val="22"/>
          <w:szCs w:val="22"/>
        </w:rPr>
        <w:t>;</w:t>
      </w:r>
    </w:p>
    <w:p w14:paraId="46295FBA" w14:textId="77777777" w:rsidR="001C6DBD" w:rsidRDefault="001C6DBD" w:rsidP="001C6DBD">
      <w:pPr>
        <w:spacing w:line="360" w:lineRule="auto"/>
        <w:jc w:val="both"/>
        <w:rPr>
          <w:rFonts w:ascii="Tahoma" w:hAnsi="Tahoma" w:cs="Tahoma"/>
          <w:bCs/>
          <w:sz w:val="22"/>
          <w:szCs w:val="22"/>
        </w:rPr>
      </w:pPr>
    </w:p>
    <w:p w14:paraId="3C4A39CA"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d) </w:t>
      </w:r>
      <w:r w:rsidRPr="009C50D2">
        <w:rPr>
          <w:rFonts w:ascii="Tahoma" w:hAnsi="Tahoma" w:cs="Tahoma"/>
          <w:bCs/>
          <w:sz w:val="22"/>
          <w:szCs w:val="22"/>
        </w:rPr>
        <w:t>rejeitar, no todo ou em parte, o objeto entregue pela Contratada fora das especificações do contrato</w:t>
      </w:r>
      <w:r>
        <w:rPr>
          <w:rFonts w:ascii="Tahoma" w:hAnsi="Tahoma" w:cs="Tahoma"/>
          <w:bCs/>
          <w:sz w:val="22"/>
          <w:szCs w:val="22"/>
        </w:rPr>
        <w:t>;</w:t>
      </w:r>
    </w:p>
    <w:p w14:paraId="0697BE59" w14:textId="77777777" w:rsidR="001C6DBD" w:rsidRDefault="001C6DBD" w:rsidP="001C6DBD">
      <w:pPr>
        <w:spacing w:line="360" w:lineRule="auto"/>
        <w:jc w:val="both"/>
        <w:rPr>
          <w:rFonts w:ascii="Tahoma" w:hAnsi="Tahoma" w:cs="Tahoma"/>
          <w:bCs/>
          <w:sz w:val="22"/>
          <w:szCs w:val="22"/>
        </w:rPr>
      </w:pPr>
    </w:p>
    <w:p w14:paraId="066E0625" w14:textId="123E87F0"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e) </w:t>
      </w:r>
      <w:r w:rsidRPr="009C50D2">
        <w:rPr>
          <w:rFonts w:ascii="Tahoma" w:hAnsi="Tahoma" w:cs="Tahoma"/>
          <w:bCs/>
          <w:sz w:val="22"/>
          <w:szCs w:val="22"/>
        </w:rPr>
        <w:t>observar para que durante a vigência do Contrato sejam cumpridas as obrigações assumidas pela Contratada, bem como sejam mantidas todas as condições de habilitação e qualificação exigida</w:t>
      </w:r>
      <w:r w:rsidR="006C056A">
        <w:rPr>
          <w:rFonts w:ascii="Tahoma" w:hAnsi="Tahoma" w:cs="Tahoma"/>
          <w:bCs/>
          <w:sz w:val="22"/>
          <w:szCs w:val="22"/>
        </w:rPr>
        <w:t>s</w:t>
      </w:r>
      <w:r w:rsidR="00CD4B8E">
        <w:rPr>
          <w:rFonts w:ascii="Tahoma" w:hAnsi="Tahoma" w:cs="Tahoma"/>
          <w:bCs/>
          <w:sz w:val="22"/>
          <w:szCs w:val="22"/>
        </w:rPr>
        <w:t xml:space="preserve"> </w:t>
      </w:r>
      <w:r w:rsidR="00CD4B8E" w:rsidRPr="00CD4B8E">
        <w:rPr>
          <w:rFonts w:ascii="Tahoma" w:hAnsi="Tahoma" w:cs="Tahoma"/>
          <w:bCs/>
          <w:sz w:val="22"/>
          <w:szCs w:val="22"/>
        </w:rPr>
        <w:t>no Aviso de Contratação Direta;</w:t>
      </w:r>
    </w:p>
    <w:p w14:paraId="45EE7A8E" w14:textId="77777777" w:rsidR="001C6DBD" w:rsidRDefault="001C6DBD" w:rsidP="001C6DBD">
      <w:pPr>
        <w:spacing w:line="360" w:lineRule="auto"/>
        <w:jc w:val="both"/>
        <w:rPr>
          <w:rFonts w:ascii="Tahoma" w:hAnsi="Tahoma" w:cs="Tahoma"/>
          <w:bCs/>
          <w:sz w:val="22"/>
          <w:szCs w:val="22"/>
        </w:rPr>
      </w:pPr>
    </w:p>
    <w:p w14:paraId="68E06D81"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f) aplicar as sanções administrativas, quando se fizerem necessárias;</w:t>
      </w:r>
    </w:p>
    <w:p w14:paraId="04D5D87D" w14:textId="77777777" w:rsidR="001C6DBD" w:rsidRDefault="001C6DBD" w:rsidP="001C6DBD">
      <w:pPr>
        <w:spacing w:line="360" w:lineRule="auto"/>
        <w:jc w:val="both"/>
        <w:rPr>
          <w:rFonts w:ascii="Tahoma" w:hAnsi="Tahoma" w:cs="Tahoma"/>
          <w:bCs/>
          <w:sz w:val="22"/>
          <w:szCs w:val="22"/>
        </w:rPr>
      </w:pPr>
    </w:p>
    <w:p w14:paraId="1ADEF919"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g) prestar à Contratada informações e esclarecimentos que venham a ser solicitados;</w:t>
      </w:r>
    </w:p>
    <w:p w14:paraId="7706E4B5" w14:textId="77777777" w:rsidR="001C6DBD" w:rsidRDefault="001C6DBD" w:rsidP="001C6DBD">
      <w:pPr>
        <w:spacing w:line="360" w:lineRule="auto"/>
        <w:jc w:val="both"/>
        <w:rPr>
          <w:rFonts w:ascii="Tahoma" w:hAnsi="Tahoma" w:cs="Tahoma"/>
          <w:bCs/>
          <w:sz w:val="22"/>
          <w:szCs w:val="22"/>
        </w:rPr>
      </w:pPr>
    </w:p>
    <w:p w14:paraId="5E80EF89" w14:textId="23C2046E"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h)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252ADB23" w14:textId="77777777" w:rsidR="001C6DBD" w:rsidRPr="00BB7975" w:rsidRDefault="001C6DBD" w:rsidP="00E475E5">
      <w:pPr>
        <w:spacing w:line="360" w:lineRule="auto"/>
        <w:jc w:val="both"/>
        <w:rPr>
          <w:rFonts w:ascii="Arial" w:hAnsi="Arial" w:cs="Arial"/>
          <w:b/>
          <w:color w:val="000000" w:themeColor="text1"/>
        </w:rPr>
      </w:pPr>
    </w:p>
    <w:p w14:paraId="58E5E904" w14:textId="77777777" w:rsidR="009171C2" w:rsidRDefault="009171C2" w:rsidP="009171C2">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6 – Modelo de Gestão do Contrato</w:t>
      </w:r>
    </w:p>
    <w:p w14:paraId="072911A1" w14:textId="77777777" w:rsidR="009171C2" w:rsidRDefault="009171C2" w:rsidP="009171C2">
      <w:pPr>
        <w:spacing w:line="360" w:lineRule="auto"/>
        <w:jc w:val="both"/>
        <w:rPr>
          <w:rFonts w:ascii="Tahoma" w:hAnsi="Tahoma" w:cs="Tahoma"/>
          <w:b/>
          <w:color w:val="000000" w:themeColor="text1"/>
          <w:sz w:val="22"/>
          <w:szCs w:val="22"/>
        </w:rPr>
      </w:pPr>
    </w:p>
    <w:p w14:paraId="4D95F26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 </w:t>
      </w:r>
      <w:r w:rsidRPr="007451B7">
        <w:rPr>
          <w:rFonts w:ascii="Tahoma" w:hAnsi="Tahoma" w:cs="Tahoma"/>
          <w:sz w:val="22"/>
          <w:szCs w:val="22"/>
        </w:rPr>
        <w:t xml:space="preserve">O contrato deverá ser executado fielmente pelas partes, de acordo com as cláusulas avençadas e as normas da Lei nº 14.133, de 2021, e cada parte responderá pelas consequências de sua inexecução total ou parcial (Lei nº 14.133/2021, art. 115, caput). </w:t>
      </w:r>
    </w:p>
    <w:p w14:paraId="0C822E7F" w14:textId="77777777" w:rsidR="009171C2" w:rsidRDefault="009171C2" w:rsidP="009171C2">
      <w:pPr>
        <w:spacing w:line="360" w:lineRule="auto"/>
        <w:ind w:firstLine="708"/>
        <w:jc w:val="both"/>
        <w:rPr>
          <w:rFonts w:ascii="Tahoma" w:hAnsi="Tahoma" w:cs="Tahoma"/>
          <w:sz w:val="22"/>
          <w:szCs w:val="22"/>
        </w:rPr>
      </w:pPr>
    </w:p>
    <w:p w14:paraId="793E6B04"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6.2. Em caso de impedimento, ordem de paralisação ou suspensão do contrato, o cronograma de execução será prorrogado automaticamente pelo tempo correspondente, anotadas tais circunstâncias mediante simples apostila (Lei nº 14.133/2021, art. 115, §5º). </w:t>
      </w:r>
    </w:p>
    <w:p w14:paraId="6A9C7116" w14:textId="77777777" w:rsidR="009171C2" w:rsidRDefault="009171C2" w:rsidP="009171C2">
      <w:pPr>
        <w:spacing w:line="360" w:lineRule="auto"/>
        <w:ind w:firstLine="708"/>
        <w:jc w:val="both"/>
        <w:rPr>
          <w:rFonts w:ascii="Tahoma" w:hAnsi="Tahoma" w:cs="Tahoma"/>
          <w:sz w:val="22"/>
          <w:szCs w:val="22"/>
        </w:rPr>
      </w:pPr>
    </w:p>
    <w:p w14:paraId="0EAB43EB"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lastRenderedPageBreak/>
        <w:t>6.3. A execução do contrato deverá ser acompanhada e fiscalizada pelo(s) fiscal(</w:t>
      </w:r>
      <w:proofErr w:type="spellStart"/>
      <w:r w:rsidRPr="007451B7">
        <w:rPr>
          <w:rFonts w:ascii="Tahoma" w:hAnsi="Tahoma" w:cs="Tahoma"/>
          <w:sz w:val="22"/>
          <w:szCs w:val="22"/>
        </w:rPr>
        <w:t>is</w:t>
      </w:r>
      <w:proofErr w:type="spellEnd"/>
      <w:r w:rsidRPr="007451B7">
        <w:rPr>
          <w:rFonts w:ascii="Tahoma" w:hAnsi="Tahoma" w:cs="Tahoma"/>
          <w:sz w:val="22"/>
          <w:szCs w:val="22"/>
        </w:rPr>
        <w:t xml:space="preserve">) do contrato, ou pelos respectivos substitutos (Lei nº 14.133/2021, art. 117, caput). </w:t>
      </w:r>
    </w:p>
    <w:p w14:paraId="5B594990" w14:textId="77777777" w:rsidR="009171C2" w:rsidRDefault="009171C2" w:rsidP="009171C2">
      <w:pPr>
        <w:spacing w:line="360" w:lineRule="auto"/>
        <w:jc w:val="both"/>
        <w:rPr>
          <w:rFonts w:ascii="Tahoma" w:hAnsi="Tahoma" w:cs="Tahoma"/>
          <w:sz w:val="22"/>
          <w:szCs w:val="22"/>
        </w:rPr>
      </w:pPr>
    </w:p>
    <w:p w14:paraId="0B680630"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6.3.1. O fiscal do contrato anotará em registro próprio todas as ocorrências relacionadas à execução do contrato, determinando o que for necessário para a regularização das faltas ou dos defeitos observados (Lei nº 14.133/2021, art. 117, §1º). </w:t>
      </w:r>
    </w:p>
    <w:p w14:paraId="30C20FFE" w14:textId="77777777" w:rsidR="009171C2" w:rsidRDefault="009171C2" w:rsidP="009171C2">
      <w:pPr>
        <w:spacing w:line="360" w:lineRule="auto"/>
        <w:jc w:val="both"/>
        <w:rPr>
          <w:rFonts w:ascii="Tahoma" w:hAnsi="Tahoma" w:cs="Tahoma"/>
          <w:sz w:val="22"/>
          <w:szCs w:val="22"/>
        </w:rPr>
      </w:pPr>
    </w:p>
    <w:p w14:paraId="1FEC51BA"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6.3.2. O fiscal do contrato informará a seus superiores, em tempo hábil para a adoção das medidas convenientes, a situação que demandar decisão ou providência que ultrapasse sua competência (Lei nº 14.133/2021, art. 117, §2º). </w:t>
      </w:r>
    </w:p>
    <w:p w14:paraId="480806DD" w14:textId="77777777" w:rsidR="009171C2" w:rsidRDefault="009171C2" w:rsidP="009171C2">
      <w:pPr>
        <w:spacing w:line="360" w:lineRule="auto"/>
        <w:jc w:val="both"/>
        <w:rPr>
          <w:rFonts w:ascii="Tahoma" w:hAnsi="Tahoma" w:cs="Tahoma"/>
          <w:sz w:val="22"/>
          <w:szCs w:val="22"/>
        </w:rPr>
      </w:pPr>
    </w:p>
    <w:p w14:paraId="76FC3242"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6.4. O contratado será obrigado a reparar, corrigir, remover, reconstruir ou substituir, a suas expensas, no total ou em parte, o objeto do contrato em que se verificarem vícios, defeitos ou incorreções resultantes de sua execução ou de materiais nela empregados (Lei nº 14.133/2021, art. 119). </w:t>
      </w:r>
    </w:p>
    <w:p w14:paraId="44211659" w14:textId="77777777" w:rsidR="009171C2" w:rsidRDefault="009171C2" w:rsidP="009171C2">
      <w:pPr>
        <w:spacing w:line="360" w:lineRule="auto"/>
        <w:jc w:val="both"/>
        <w:rPr>
          <w:rFonts w:ascii="Tahoma" w:hAnsi="Tahoma" w:cs="Tahoma"/>
          <w:sz w:val="22"/>
          <w:szCs w:val="22"/>
        </w:rPr>
      </w:pPr>
    </w:p>
    <w:p w14:paraId="298DBB13" w14:textId="4B0F8292" w:rsidR="009171C2" w:rsidRDefault="009171C2" w:rsidP="00E35AE6">
      <w:pPr>
        <w:spacing w:line="360" w:lineRule="auto"/>
        <w:ind w:firstLine="708"/>
        <w:jc w:val="both"/>
        <w:rPr>
          <w:rFonts w:ascii="Tahoma" w:hAnsi="Tahoma" w:cs="Tahoma"/>
          <w:sz w:val="22"/>
          <w:szCs w:val="22"/>
        </w:rPr>
      </w:pPr>
      <w:r w:rsidRPr="007451B7">
        <w:rPr>
          <w:rFonts w:ascii="Tahoma" w:hAnsi="Tahoma" w:cs="Tahoma"/>
          <w:sz w:val="22"/>
          <w:szCs w:val="22"/>
        </w:rPr>
        <w:t xml:space="preserve">6.5. O contratado será responsável pelos danos causados diretamente à Administração ou a terceiros em razão da execução do contrato, e não excluirá nem reduzirá essa responsabilidade a fiscalização ou o acompanhamento pelo contratante (Lei nº 14.133/2021, art. 120). </w:t>
      </w:r>
    </w:p>
    <w:p w14:paraId="2D10EEF6" w14:textId="77777777" w:rsidR="00D54A2B" w:rsidRDefault="00D54A2B" w:rsidP="00E35AE6">
      <w:pPr>
        <w:spacing w:line="360" w:lineRule="auto"/>
        <w:ind w:firstLine="708"/>
        <w:jc w:val="both"/>
        <w:rPr>
          <w:rFonts w:ascii="Tahoma" w:hAnsi="Tahoma" w:cs="Tahoma"/>
          <w:sz w:val="22"/>
          <w:szCs w:val="22"/>
        </w:rPr>
      </w:pPr>
    </w:p>
    <w:p w14:paraId="3D4E989A"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6.6. Somente o contratado será responsável pelos encargos trabalhistas, previdenciários, fiscais e comerciais resultantes da execução do contrato (Lei nº 14.133/2021, art. 121, caput). </w:t>
      </w:r>
    </w:p>
    <w:p w14:paraId="0B41177A" w14:textId="77777777" w:rsidR="009171C2" w:rsidRDefault="009171C2" w:rsidP="009171C2">
      <w:pPr>
        <w:spacing w:line="360" w:lineRule="auto"/>
        <w:jc w:val="both"/>
        <w:rPr>
          <w:rFonts w:ascii="Tahoma" w:hAnsi="Tahoma" w:cs="Tahoma"/>
          <w:sz w:val="22"/>
          <w:szCs w:val="22"/>
        </w:rPr>
      </w:pPr>
    </w:p>
    <w:p w14:paraId="5B2E5A64"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6.6.1. A inadimplência do contratado em relação aos encargos trabalhistas, fiscais e comerciais não transferirá à Administração a responsabilidade pelo seu pagamento e não poderá onerar o objeto do contrato (Lei nº 14.133/2021, art. 121, §1º). </w:t>
      </w:r>
    </w:p>
    <w:p w14:paraId="40B6A395" w14:textId="77777777" w:rsidR="00F32FD9" w:rsidRDefault="00F32FD9" w:rsidP="009171C2">
      <w:pPr>
        <w:spacing w:line="360" w:lineRule="auto"/>
        <w:ind w:firstLine="708"/>
        <w:jc w:val="both"/>
        <w:rPr>
          <w:rFonts w:ascii="Tahoma" w:hAnsi="Tahoma" w:cs="Tahoma"/>
          <w:sz w:val="22"/>
          <w:szCs w:val="22"/>
        </w:rPr>
      </w:pPr>
    </w:p>
    <w:p w14:paraId="0EB329CD" w14:textId="77A6451F"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6.7. As comunicações entre </w:t>
      </w:r>
      <w:r>
        <w:rPr>
          <w:rFonts w:ascii="Tahoma" w:hAnsi="Tahoma" w:cs="Tahoma"/>
          <w:sz w:val="22"/>
          <w:szCs w:val="22"/>
        </w:rPr>
        <w:t xml:space="preserve">a </w:t>
      </w:r>
      <w:proofErr w:type="spellStart"/>
      <w:r>
        <w:rPr>
          <w:rFonts w:ascii="Tahoma" w:hAnsi="Tahoma" w:cs="Tahoma"/>
          <w:sz w:val="22"/>
          <w:szCs w:val="22"/>
        </w:rPr>
        <w:t>Alesp</w:t>
      </w:r>
      <w:proofErr w:type="spellEnd"/>
      <w:r>
        <w:rPr>
          <w:rFonts w:ascii="Tahoma" w:hAnsi="Tahoma" w:cs="Tahoma"/>
          <w:sz w:val="22"/>
          <w:szCs w:val="22"/>
        </w:rPr>
        <w:t xml:space="preserve"> e </w:t>
      </w:r>
      <w:r w:rsidRPr="007451B7">
        <w:rPr>
          <w:rFonts w:ascii="Tahoma" w:hAnsi="Tahoma" w:cs="Tahoma"/>
          <w:sz w:val="22"/>
          <w:szCs w:val="22"/>
        </w:rPr>
        <w:t xml:space="preserve">a contratada devem ser realizadas por escrito sempre que o ato exigir tal formalidade, admitindo-se, excepcionalmente, o uso de mensagem eletrônica para esse fim. </w:t>
      </w:r>
    </w:p>
    <w:p w14:paraId="0A575752" w14:textId="77777777" w:rsidR="009171C2" w:rsidRDefault="009171C2" w:rsidP="009171C2">
      <w:pPr>
        <w:spacing w:line="360" w:lineRule="auto"/>
        <w:ind w:firstLine="708"/>
        <w:jc w:val="both"/>
        <w:rPr>
          <w:rFonts w:ascii="Tahoma" w:hAnsi="Tahoma" w:cs="Tahoma"/>
          <w:sz w:val="22"/>
          <w:szCs w:val="22"/>
        </w:rPr>
      </w:pPr>
    </w:p>
    <w:p w14:paraId="2CD4AB60" w14:textId="0E693875" w:rsidR="009171C2" w:rsidRDefault="009171C2" w:rsidP="00A22517">
      <w:pPr>
        <w:spacing w:line="360" w:lineRule="auto"/>
        <w:ind w:firstLine="708"/>
        <w:jc w:val="both"/>
        <w:rPr>
          <w:rFonts w:ascii="Tahoma" w:hAnsi="Tahoma" w:cs="Tahoma"/>
          <w:sz w:val="22"/>
          <w:szCs w:val="22"/>
        </w:rPr>
      </w:pPr>
      <w:r w:rsidRPr="007451B7">
        <w:rPr>
          <w:rFonts w:ascii="Tahoma" w:hAnsi="Tahoma" w:cs="Tahoma"/>
          <w:sz w:val="22"/>
          <w:szCs w:val="22"/>
        </w:rPr>
        <w:t xml:space="preserve">6.8. </w:t>
      </w:r>
      <w:r>
        <w:rPr>
          <w:rFonts w:ascii="Tahoma" w:hAnsi="Tahoma" w:cs="Tahoma"/>
          <w:sz w:val="22"/>
          <w:szCs w:val="22"/>
        </w:rPr>
        <w:t xml:space="preserve">A </w:t>
      </w:r>
      <w:proofErr w:type="spellStart"/>
      <w:r>
        <w:rPr>
          <w:rFonts w:ascii="Tahoma" w:hAnsi="Tahoma" w:cs="Tahoma"/>
          <w:sz w:val="22"/>
          <w:szCs w:val="22"/>
        </w:rPr>
        <w:t>Alesp</w:t>
      </w:r>
      <w:proofErr w:type="spellEnd"/>
      <w:r w:rsidRPr="007451B7">
        <w:rPr>
          <w:rFonts w:ascii="Tahoma" w:hAnsi="Tahoma" w:cs="Tahoma"/>
          <w:sz w:val="22"/>
          <w:szCs w:val="22"/>
        </w:rPr>
        <w:t xml:space="preserve"> poderá convocar representante da empresa para adoção de providências que devam ser cumpridas de imediato</w:t>
      </w:r>
      <w:r>
        <w:rPr>
          <w:rFonts w:ascii="Tahoma" w:hAnsi="Tahoma" w:cs="Tahoma"/>
          <w:sz w:val="22"/>
          <w:szCs w:val="22"/>
        </w:rPr>
        <w:t>.</w:t>
      </w:r>
    </w:p>
    <w:p w14:paraId="75A7A091" w14:textId="77777777" w:rsidR="00BE3C69" w:rsidRPr="00A22517" w:rsidRDefault="00BE3C69" w:rsidP="00A22517">
      <w:pPr>
        <w:spacing w:line="360" w:lineRule="auto"/>
        <w:ind w:firstLine="708"/>
        <w:jc w:val="both"/>
        <w:rPr>
          <w:rFonts w:ascii="Tahoma" w:hAnsi="Tahoma" w:cs="Tahoma"/>
          <w:b/>
          <w:color w:val="000000" w:themeColor="text1"/>
          <w:sz w:val="22"/>
          <w:szCs w:val="22"/>
        </w:rPr>
      </w:pPr>
    </w:p>
    <w:p w14:paraId="75BF4994" w14:textId="77777777" w:rsidR="009171C2" w:rsidRPr="0020741B" w:rsidRDefault="009171C2" w:rsidP="009171C2">
      <w:pPr>
        <w:spacing w:line="360" w:lineRule="auto"/>
        <w:ind w:firstLine="708"/>
        <w:jc w:val="both"/>
        <w:rPr>
          <w:rFonts w:ascii="Tahoma" w:hAnsi="Tahoma" w:cs="Tahoma"/>
          <w:sz w:val="22"/>
          <w:szCs w:val="22"/>
        </w:rPr>
      </w:pPr>
      <w:r w:rsidRPr="0020741B">
        <w:rPr>
          <w:rFonts w:ascii="Tahoma" w:hAnsi="Tahoma" w:cs="Tahoma"/>
          <w:sz w:val="22"/>
          <w:szCs w:val="22"/>
        </w:rPr>
        <w:t xml:space="preserve">6.9 Após a assinatura do contrato ou instrumento equivalente, </w:t>
      </w:r>
      <w:r>
        <w:rPr>
          <w:rFonts w:ascii="Tahoma" w:hAnsi="Tahoma" w:cs="Tahoma"/>
          <w:sz w:val="22"/>
          <w:szCs w:val="22"/>
        </w:rPr>
        <w:t>a</w:t>
      </w:r>
      <w:r w:rsidRPr="0020741B">
        <w:rPr>
          <w:rFonts w:ascii="Tahoma" w:hAnsi="Tahoma" w:cs="Tahoma"/>
          <w:sz w:val="22"/>
          <w:szCs w:val="22"/>
        </w:rPr>
        <w:t xml:space="preserve"> </w:t>
      </w:r>
      <w:proofErr w:type="spellStart"/>
      <w:r w:rsidRPr="0020741B">
        <w:rPr>
          <w:rFonts w:ascii="Tahoma" w:hAnsi="Tahoma" w:cs="Tahoma"/>
          <w:sz w:val="22"/>
          <w:szCs w:val="22"/>
        </w:rPr>
        <w:t>Alesp</w:t>
      </w:r>
      <w:proofErr w:type="spellEnd"/>
      <w:r w:rsidRPr="0020741B">
        <w:rPr>
          <w:rFonts w:ascii="Tahoma" w:hAnsi="Tahoma" w:cs="Tahoma"/>
          <w:sz w:val="22"/>
          <w:szCs w:val="22"/>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 </w:t>
      </w:r>
    </w:p>
    <w:p w14:paraId="4676AC73" w14:textId="77777777" w:rsidR="009171C2" w:rsidRDefault="009171C2" w:rsidP="009171C2">
      <w:pPr>
        <w:spacing w:line="360" w:lineRule="auto"/>
        <w:jc w:val="both"/>
        <w:rPr>
          <w:rFonts w:ascii="Arial" w:hAnsi="Arial" w:cs="Arial"/>
        </w:rPr>
      </w:pPr>
    </w:p>
    <w:p w14:paraId="51C29104" w14:textId="58B38722" w:rsidR="009171C2" w:rsidRDefault="009171C2" w:rsidP="009171C2">
      <w:pPr>
        <w:spacing w:line="360" w:lineRule="auto"/>
        <w:ind w:firstLine="708"/>
        <w:jc w:val="both"/>
        <w:rPr>
          <w:rFonts w:ascii="Tahoma" w:hAnsi="Tahoma" w:cs="Tahoma"/>
          <w:iCs/>
          <w:color w:val="000000" w:themeColor="text1"/>
          <w:sz w:val="22"/>
          <w:szCs w:val="22"/>
        </w:rPr>
      </w:pPr>
      <w:r>
        <w:rPr>
          <w:rFonts w:ascii="Tahoma" w:hAnsi="Tahoma" w:cs="Tahoma"/>
          <w:sz w:val="22"/>
          <w:szCs w:val="22"/>
        </w:rPr>
        <w:t xml:space="preserve">6.10 </w:t>
      </w:r>
      <w:r w:rsidRPr="006B5AB2">
        <w:rPr>
          <w:rFonts w:ascii="Tahoma" w:hAnsi="Tahoma" w:cs="Tahoma"/>
          <w:sz w:val="22"/>
          <w:szCs w:val="22"/>
        </w:rPr>
        <w:t xml:space="preserve">A execução do Contrato será acompanhada e fiscalizada por meio de uma comissão de, no mínimo, 3 (três) membros, a qual anotará em registro próprio qualquer ocorrência havida que esteja em desacordo com os termos do </w:t>
      </w:r>
      <w:r w:rsidR="006C056A">
        <w:rPr>
          <w:rFonts w:ascii="Tahoma" w:hAnsi="Tahoma" w:cs="Tahoma"/>
          <w:sz w:val="22"/>
          <w:szCs w:val="22"/>
        </w:rPr>
        <w:t>Aviso de Contratação Direta,</w:t>
      </w:r>
      <w:r w:rsidRPr="006B5AB2">
        <w:rPr>
          <w:rFonts w:ascii="Tahoma" w:hAnsi="Tahoma" w:cs="Tahoma"/>
          <w:sz w:val="22"/>
          <w:szCs w:val="22"/>
        </w:rPr>
        <w:t xml:space="preserve"> seus Anexos ou d</w:t>
      </w:r>
      <w:r w:rsidR="002774D4">
        <w:rPr>
          <w:rFonts w:ascii="Tahoma" w:hAnsi="Tahoma" w:cs="Tahoma"/>
          <w:sz w:val="22"/>
          <w:szCs w:val="22"/>
        </w:rPr>
        <w:t>o</w:t>
      </w:r>
      <w:r w:rsidRPr="006B5AB2">
        <w:rPr>
          <w:rFonts w:ascii="Tahoma" w:hAnsi="Tahoma" w:cs="Tahoma"/>
          <w:sz w:val="22"/>
          <w:szCs w:val="22"/>
        </w:rPr>
        <w:t xml:space="preserve"> instrumento contratual, determinando, em decorrência disto, o que for necessário à regularização das falhas observadas</w:t>
      </w:r>
      <w:r>
        <w:rPr>
          <w:rFonts w:ascii="Tahoma" w:hAnsi="Tahoma" w:cs="Tahoma"/>
          <w:sz w:val="22"/>
          <w:szCs w:val="22"/>
        </w:rPr>
        <w:t>.</w:t>
      </w:r>
    </w:p>
    <w:p w14:paraId="30422D1B" w14:textId="77777777" w:rsidR="009171C2" w:rsidRDefault="009171C2" w:rsidP="009171C2">
      <w:pPr>
        <w:spacing w:line="360" w:lineRule="auto"/>
        <w:ind w:firstLine="708"/>
        <w:jc w:val="both"/>
      </w:pPr>
    </w:p>
    <w:p w14:paraId="75C938CD" w14:textId="77777777" w:rsidR="009171C2" w:rsidRPr="00EE4FEF" w:rsidRDefault="009171C2" w:rsidP="009171C2">
      <w:pPr>
        <w:spacing w:line="360" w:lineRule="auto"/>
        <w:ind w:firstLine="708"/>
        <w:jc w:val="both"/>
        <w:rPr>
          <w:rFonts w:ascii="Tahoma" w:hAnsi="Tahoma" w:cs="Tahoma"/>
          <w:sz w:val="22"/>
          <w:szCs w:val="22"/>
        </w:rPr>
      </w:pPr>
      <w:r w:rsidRPr="00EE4FEF">
        <w:rPr>
          <w:rFonts w:ascii="Tahoma" w:hAnsi="Tahoma" w:cs="Tahoma"/>
          <w:sz w:val="22"/>
          <w:szCs w:val="22"/>
        </w:rPr>
        <w:t>6.</w:t>
      </w:r>
      <w:r>
        <w:rPr>
          <w:rFonts w:ascii="Tahoma" w:hAnsi="Tahoma" w:cs="Tahoma"/>
          <w:sz w:val="22"/>
          <w:szCs w:val="22"/>
        </w:rPr>
        <w:t>11</w:t>
      </w:r>
      <w:r w:rsidRPr="00EE4FEF">
        <w:rPr>
          <w:rFonts w:ascii="Tahoma" w:hAnsi="Tahoma" w:cs="Tahoma"/>
          <w:sz w:val="22"/>
          <w:szCs w:val="22"/>
        </w:rPr>
        <w:t xml:space="preserve"> Identificada qualquer inexatidão ou irregularidade, a fiscalização do contrato emitirá notificações para a correção da execução do contrato, determinando prazo para a sua correção.</w:t>
      </w:r>
    </w:p>
    <w:p w14:paraId="43950210" w14:textId="77777777" w:rsidR="009171C2" w:rsidRDefault="009171C2" w:rsidP="009171C2">
      <w:pPr>
        <w:spacing w:line="360" w:lineRule="auto"/>
        <w:ind w:firstLine="708"/>
        <w:jc w:val="both"/>
        <w:rPr>
          <w:rFonts w:ascii="Tahoma" w:hAnsi="Tahoma" w:cs="Tahoma"/>
          <w:iCs/>
          <w:color w:val="000000" w:themeColor="text1"/>
          <w:sz w:val="22"/>
          <w:szCs w:val="22"/>
        </w:rPr>
      </w:pPr>
    </w:p>
    <w:p w14:paraId="467D07B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6.12 </w:t>
      </w:r>
      <w:r w:rsidRPr="007451B7">
        <w:rPr>
          <w:rFonts w:ascii="Tahoma" w:hAnsi="Tahoma" w:cs="Tahoma"/>
          <w:sz w:val="22"/>
          <w:szCs w:val="22"/>
        </w:rPr>
        <w:t xml:space="preserve">Além do disposto acima, a fiscalização contratual obedecerá às seguintes rotinas: </w:t>
      </w:r>
    </w:p>
    <w:p w14:paraId="459EB507" w14:textId="77777777" w:rsidR="009171C2" w:rsidRDefault="009171C2" w:rsidP="009171C2">
      <w:pPr>
        <w:spacing w:line="360" w:lineRule="auto"/>
        <w:jc w:val="both"/>
        <w:rPr>
          <w:rFonts w:ascii="Tahoma" w:hAnsi="Tahoma" w:cs="Tahoma"/>
          <w:sz w:val="22"/>
          <w:szCs w:val="22"/>
        </w:rPr>
      </w:pPr>
    </w:p>
    <w:p w14:paraId="74939F70" w14:textId="39AE6591"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lastRenderedPageBreak/>
        <w:t>6.12.1. Verificação da compatibilidade do produto entregue com o especificado na compra.</w:t>
      </w:r>
    </w:p>
    <w:p w14:paraId="727B4EBA" w14:textId="77777777" w:rsidR="00F32FD9" w:rsidRPr="007451B7" w:rsidRDefault="00F32FD9" w:rsidP="009171C2">
      <w:pPr>
        <w:spacing w:line="360" w:lineRule="auto"/>
        <w:jc w:val="both"/>
        <w:rPr>
          <w:rFonts w:ascii="Tahoma" w:hAnsi="Tahoma" w:cs="Tahoma"/>
          <w:iCs/>
          <w:color w:val="000000" w:themeColor="text1"/>
          <w:sz w:val="22"/>
          <w:szCs w:val="22"/>
        </w:rPr>
      </w:pPr>
    </w:p>
    <w:p w14:paraId="034C7A6A" w14:textId="77777777" w:rsidR="009171C2" w:rsidRDefault="009171C2" w:rsidP="009171C2">
      <w:pPr>
        <w:autoSpaceDE w:val="0"/>
        <w:autoSpaceDN w:val="0"/>
        <w:adjustRightInd w:val="0"/>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7</w:t>
      </w:r>
      <w:r w:rsidRPr="00EB1437">
        <w:rPr>
          <w:rFonts w:ascii="Tahoma" w:hAnsi="Tahoma" w:cs="Tahoma"/>
          <w:b/>
          <w:color w:val="000000" w:themeColor="text1"/>
          <w:sz w:val="22"/>
          <w:szCs w:val="22"/>
        </w:rPr>
        <w:t xml:space="preserve"> – Critérios de medição e pagamento</w:t>
      </w:r>
    </w:p>
    <w:p w14:paraId="2800DB06" w14:textId="77777777" w:rsidR="009171C2" w:rsidRPr="00EB1437" w:rsidRDefault="009171C2" w:rsidP="009171C2">
      <w:pPr>
        <w:autoSpaceDE w:val="0"/>
        <w:autoSpaceDN w:val="0"/>
        <w:adjustRightInd w:val="0"/>
        <w:spacing w:line="360" w:lineRule="auto"/>
        <w:jc w:val="both"/>
        <w:rPr>
          <w:rFonts w:ascii="Tahoma" w:hAnsi="Tahoma" w:cs="Tahoma"/>
          <w:b/>
          <w:color w:val="000000" w:themeColor="text1"/>
          <w:sz w:val="22"/>
          <w:szCs w:val="22"/>
        </w:rPr>
      </w:pPr>
    </w:p>
    <w:p w14:paraId="43DF3698" w14:textId="77777777" w:rsidR="009171C2" w:rsidRDefault="009171C2" w:rsidP="009171C2">
      <w:pPr>
        <w:autoSpaceDE w:val="0"/>
        <w:autoSpaceDN w:val="0"/>
        <w:adjustRightInd w:val="0"/>
        <w:spacing w:line="360" w:lineRule="auto"/>
        <w:ind w:firstLine="708"/>
        <w:jc w:val="both"/>
        <w:rPr>
          <w:rFonts w:ascii="Tahoma" w:hAnsi="Tahoma" w:cs="Tahoma"/>
          <w:b/>
          <w:sz w:val="22"/>
          <w:szCs w:val="22"/>
          <w:lang w:eastAsia="en-US"/>
        </w:rPr>
      </w:pPr>
      <w:r>
        <w:rPr>
          <w:rFonts w:ascii="Tahoma" w:hAnsi="Tahoma" w:cs="Tahoma"/>
          <w:b/>
          <w:color w:val="000000" w:themeColor="text1"/>
          <w:sz w:val="22"/>
          <w:szCs w:val="22"/>
        </w:rPr>
        <w:t>7</w:t>
      </w:r>
      <w:r w:rsidRPr="00574214">
        <w:rPr>
          <w:rFonts w:ascii="Tahoma" w:hAnsi="Tahoma" w:cs="Tahoma"/>
          <w:b/>
          <w:color w:val="000000" w:themeColor="text1"/>
          <w:sz w:val="22"/>
          <w:szCs w:val="22"/>
        </w:rPr>
        <w:t>.1 Recebimento</w:t>
      </w:r>
      <w:r w:rsidRPr="00574214">
        <w:rPr>
          <w:rFonts w:ascii="Tahoma" w:hAnsi="Tahoma" w:cs="Tahoma"/>
          <w:b/>
          <w:sz w:val="22"/>
          <w:szCs w:val="22"/>
          <w:lang w:eastAsia="en-US"/>
        </w:rPr>
        <w:tab/>
      </w:r>
    </w:p>
    <w:p w14:paraId="653E45A6"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31E45F1F" w14:textId="77777777" w:rsidR="003107F7"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66594E">
        <w:rPr>
          <w:rFonts w:ascii="Tahoma" w:hAnsi="Tahoma" w:cs="Tahoma"/>
          <w:sz w:val="22"/>
          <w:szCs w:val="22"/>
        </w:rPr>
        <w:t>.</w:t>
      </w:r>
      <w:r>
        <w:rPr>
          <w:rFonts w:ascii="Tahoma" w:hAnsi="Tahoma" w:cs="Tahoma"/>
          <w:sz w:val="22"/>
          <w:szCs w:val="22"/>
        </w:rPr>
        <w:t>1.</w:t>
      </w:r>
      <w:r w:rsidRPr="0066594E">
        <w:rPr>
          <w:rFonts w:ascii="Tahoma" w:hAnsi="Tahoma" w:cs="Tahoma"/>
          <w:sz w:val="22"/>
          <w:szCs w:val="22"/>
        </w:rPr>
        <w:t>1</w:t>
      </w:r>
      <w:r w:rsidRPr="00F21F69">
        <w:rPr>
          <w:rFonts w:ascii="Tahoma" w:hAnsi="Tahoma" w:cs="Tahoma"/>
          <w:sz w:val="22"/>
          <w:szCs w:val="22"/>
        </w:rPr>
        <w:t xml:space="preserve"> Os bens serão recebidos, juntamente com a nota fiscal ou instrumento de cobrança equivalente, pelo(a) responsável pelo acompanhamento e fiscalização do contrato, para efeito de posterior verificação de sua conformidade com as especificações constantes no Termo de Referência e na proposta</w:t>
      </w:r>
      <w:r w:rsidR="00CA3ED8">
        <w:rPr>
          <w:rFonts w:ascii="Tahoma" w:hAnsi="Tahoma" w:cs="Tahoma"/>
          <w:sz w:val="22"/>
          <w:szCs w:val="22"/>
        </w:rPr>
        <w:t xml:space="preserve"> da seguinte forma</w:t>
      </w:r>
      <w:r w:rsidR="003107F7">
        <w:rPr>
          <w:rFonts w:ascii="Tahoma" w:hAnsi="Tahoma" w:cs="Tahoma"/>
          <w:sz w:val="22"/>
          <w:szCs w:val="22"/>
        </w:rPr>
        <w:t>:</w:t>
      </w:r>
    </w:p>
    <w:p w14:paraId="2102E8BE" w14:textId="44B36988" w:rsidR="009171C2" w:rsidRDefault="009171C2" w:rsidP="009171C2">
      <w:pPr>
        <w:autoSpaceDE w:val="0"/>
        <w:autoSpaceDN w:val="0"/>
        <w:adjustRightInd w:val="0"/>
        <w:spacing w:line="360" w:lineRule="auto"/>
        <w:jc w:val="both"/>
        <w:rPr>
          <w:rFonts w:ascii="Tahoma" w:hAnsi="Tahoma" w:cs="Tahoma"/>
          <w:sz w:val="22"/>
          <w:szCs w:val="22"/>
        </w:rPr>
      </w:pPr>
      <w:r w:rsidRPr="00F21F69">
        <w:rPr>
          <w:rFonts w:ascii="Tahoma" w:hAnsi="Tahoma" w:cs="Tahoma"/>
          <w:sz w:val="22"/>
          <w:szCs w:val="22"/>
        </w:rPr>
        <w:t xml:space="preserve"> </w:t>
      </w:r>
    </w:p>
    <w:p w14:paraId="08FAF333" w14:textId="1B5EC20F" w:rsidR="003107F7" w:rsidRDefault="003107F7"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a) </w:t>
      </w:r>
      <w:r w:rsidR="00CA3ED8" w:rsidRPr="003107F7">
        <w:rPr>
          <w:rFonts w:ascii="Tahoma" w:hAnsi="Tahoma" w:cs="Tahoma"/>
          <w:sz w:val="22"/>
          <w:szCs w:val="22"/>
        </w:rPr>
        <w:t xml:space="preserve">com a lavratura do Termo de Recebimento Provisório, em até </w:t>
      </w:r>
      <w:r w:rsidR="00BE3C69">
        <w:rPr>
          <w:rFonts w:ascii="Tahoma" w:hAnsi="Tahoma" w:cs="Tahoma"/>
          <w:sz w:val="22"/>
          <w:szCs w:val="22"/>
        </w:rPr>
        <w:t>0</w:t>
      </w:r>
      <w:r w:rsidR="00CA3ED8" w:rsidRPr="003107F7">
        <w:rPr>
          <w:rFonts w:ascii="Tahoma" w:hAnsi="Tahoma" w:cs="Tahoma"/>
          <w:sz w:val="22"/>
          <w:szCs w:val="22"/>
        </w:rPr>
        <w:t xml:space="preserve">3 </w:t>
      </w:r>
      <w:r>
        <w:rPr>
          <w:rFonts w:ascii="Tahoma" w:hAnsi="Tahoma" w:cs="Tahoma"/>
          <w:sz w:val="22"/>
          <w:szCs w:val="22"/>
        </w:rPr>
        <w:t xml:space="preserve">(três) </w:t>
      </w:r>
      <w:r w:rsidR="00CA3ED8" w:rsidRPr="003107F7">
        <w:rPr>
          <w:rFonts w:ascii="Tahoma" w:hAnsi="Tahoma" w:cs="Tahoma"/>
          <w:sz w:val="22"/>
          <w:szCs w:val="22"/>
        </w:rPr>
        <w:t xml:space="preserve">dias, com a prévia verificação do pleno e fiel cumprimento a todas as disposições do Termo de Referência e da Proposta Comercial; </w:t>
      </w:r>
    </w:p>
    <w:p w14:paraId="13B4B4C6" w14:textId="77777777" w:rsidR="003107F7" w:rsidRDefault="003107F7" w:rsidP="009171C2">
      <w:pPr>
        <w:autoSpaceDE w:val="0"/>
        <w:autoSpaceDN w:val="0"/>
        <w:adjustRightInd w:val="0"/>
        <w:spacing w:line="360" w:lineRule="auto"/>
        <w:jc w:val="both"/>
        <w:rPr>
          <w:rFonts w:ascii="Tahoma" w:hAnsi="Tahoma" w:cs="Tahoma"/>
          <w:sz w:val="22"/>
          <w:szCs w:val="22"/>
        </w:rPr>
      </w:pPr>
    </w:p>
    <w:p w14:paraId="3DA87C9A" w14:textId="03F1BD03" w:rsidR="00CA3ED8" w:rsidRDefault="00CA3ED8"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b) com a lavratura de Termo de Recebimento Definitivo, em até </w:t>
      </w:r>
      <w:r w:rsidR="00BE3C69">
        <w:rPr>
          <w:rFonts w:ascii="Tahoma" w:hAnsi="Tahoma" w:cs="Tahoma"/>
          <w:sz w:val="22"/>
          <w:szCs w:val="22"/>
        </w:rPr>
        <w:t>03</w:t>
      </w:r>
      <w:r w:rsidRPr="003107F7">
        <w:rPr>
          <w:rFonts w:ascii="Tahoma" w:hAnsi="Tahoma" w:cs="Tahoma"/>
          <w:sz w:val="22"/>
          <w:szCs w:val="22"/>
        </w:rPr>
        <w:t xml:space="preserve"> (t</w:t>
      </w:r>
      <w:r w:rsidR="00BE3C69">
        <w:rPr>
          <w:rFonts w:ascii="Tahoma" w:hAnsi="Tahoma" w:cs="Tahoma"/>
          <w:sz w:val="22"/>
          <w:szCs w:val="22"/>
        </w:rPr>
        <w:t>rês</w:t>
      </w:r>
      <w:r w:rsidRPr="003107F7">
        <w:rPr>
          <w:rFonts w:ascii="Tahoma" w:hAnsi="Tahoma" w:cs="Tahoma"/>
          <w:sz w:val="22"/>
          <w:szCs w:val="22"/>
        </w:rPr>
        <w:t>) dias, decorrido o prazo de observação, fixado em até 30 (trinta) dias, contado a partir da lavratura do Termo de Recebimento Provisório, desde que persista a qualidade dos bens entregues e sua conformidade com as exigências contidas no Termo de Referência e na Proposta Comercial.</w:t>
      </w:r>
    </w:p>
    <w:p w14:paraId="6BECBFC1" w14:textId="1C965699" w:rsidR="00CD4B8E" w:rsidRDefault="00CD4B8E" w:rsidP="009171C2">
      <w:pPr>
        <w:autoSpaceDE w:val="0"/>
        <w:autoSpaceDN w:val="0"/>
        <w:adjustRightInd w:val="0"/>
        <w:spacing w:line="360" w:lineRule="auto"/>
        <w:jc w:val="both"/>
        <w:rPr>
          <w:rFonts w:ascii="Tahoma" w:hAnsi="Tahoma" w:cs="Tahoma"/>
          <w:sz w:val="22"/>
          <w:szCs w:val="22"/>
        </w:rPr>
      </w:pPr>
    </w:p>
    <w:p w14:paraId="046E4257"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7.1.1.1 Caso a entrega seja efetuada por terceiros, o material será recebido apenas se</w:t>
      </w:r>
    </w:p>
    <w:p w14:paraId="14F3AB3F"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estiver acompanhado da Nota Fiscal da Contratada e com os dados do contrato em local</w:t>
      </w:r>
    </w:p>
    <w:p w14:paraId="4E84E1FB" w14:textId="62FD46BC" w:rsid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visível para que seja possível a identificação.</w:t>
      </w:r>
    </w:p>
    <w:p w14:paraId="36274BDE" w14:textId="77777777" w:rsidR="00CD4B8E" w:rsidRPr="003107F7" w:rsidRDefault="00CD4B8E" w:rsidP="009171C2">
      <w:pPr>
        <w:autoSpaceDE w:val="0"/>
        <w:autoSpaceDN w:val="0"/>
        <w:adjustRightInd w:val="0"/>
        <w:spacing w:line="360" w:lineRule="auto"/>
        <w:jc w:val="both"/>
        <w:rPr>
          <w:rFonts w:ascii="Tahoma" w:hAnsi="Tahoma" w:cs="Tahoma"/>
          <w:sz w:val="22"/>
          <w:szCs w:val="22"/>
        </w:rPr>
      </w:pPr>
    </w:p>
    <w:p w14:paraId="4140C0BD" w14:textId="0EABF1A8"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Pr="00F21F69">
        <w:rPr>
          <w:rFonts w:ascii="Tahoma" w:hAnsi="Tahoma" w:cs="Tahoma"/>
          <w:sz w:val="22"/>
          <w:szCs w:val="22"/>
        </w:rPr>
        <w:t xml:space="preserve">2 Os bens poderão ser rejeitados, no todo ou em parte, inclusive antes do recebimento provisório, quando em desacordo com as especificações constantes no Termo de Referência e na proposta, devendo ser substituídos no prazo de </w:t>
      </w:r>
      <w:r>
        <w:rPr>
          <w:rFonts w:ascii="Tahoma" w:hAnsi="Tahoma" w:cs="Tahoma"/>
          <w:sz w:val="22"/>
          <w:szCs w:val="22"/>
        </w:rPr>
        <w:t>15</w:t>
      </w:r>
      <w:r w:rsidRPr="00F21F69">
        <w:rPr>
          <w:rFonts w:ascii="Tahoma" w:hAnsi="Tahoma" w:cs="Tahoma"/>
          <w:sz w:val="22"/>
          <w:szCs w:val="22"/>
        </w:rPr>
        <w:t xml:space="preserve"> (</w:t>
      </w:r>
      <w:r>
        <w:rPr>
          <w:rFonts w:ascii="Tahoma" w:hAnsi="Tahoma" w:cs="Tahoma"/>
          <w:sz w:val="22"/>
          <w:szCs w:val="22"/>
        </w:rPr>
        <w:t>quinze</w:t>
      </w:r>
      <w:r w:rsidRPr="00F21F69">
        <w:rPr>
          <w:rFonts w:ascii="Tahoma" w:hAnsi="Tahoma" w:cs="Tahoma"/>
          <w:sz w:val="22"/>
          <w:szCs w:val="22"/>
        </w:rPr>
        <w:t xml:space="preserve">) </w:t>
      </w:r>
      <w:r w:rsidRPr="00F21F69">
        <w:rPr>
          <w:rFonts w:ascii="Tahoma" w:hAnsi="Tahoma" w:cs="Tahoma"/>
          <w:sz w:val="22"/>
          <w:szCs w:val="22"/>
        </w:rPr>
        <w:lastRenderedPageBreak/>
        <w:t>dias</w:t>
      </w:r>
      <w:r w:rsidR="002774D4">
        <w:rPr>
          <w:rFonts w:ascii="Tahoma" w:hAnsi="Tahoma" w:cs="Tahoma"/>
          <w:sz w:val="22"/>
          <w:szCs w:val="22"/>
        </w:rPr>
        <w:t xml:space="preserve"> corridos</w:t>
      </w:r>
      <w:r w:rsidRPr="00F21F69">
        <w:rPr>
          <w:rFonts w:ascii="Tahoma" w:hAnsi="Tahoma" w:cs="Tahoma"/>
          <w:sz w:val="22"/>
          <w:szCs w:val="22"/>
        </w:rPr>
        <w:t xml:space="preserve">, a contar da notificação da contratada, às suas custas, sem prejuízo da aplicação das penalidades. </w:t>
      </w:r>
    </w:p>
    <w:p w14:paraId="6C2EDB6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196A2B9D" w14:textId="5E27A2D8"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3</w:t>
      </w:r>
      <w:r w:rsidRPr="00F21F69">
        <w:rPr>
          <w:rFonts w:ascii="Tahoma" w:hAnsi="Tahoma" w:cs="Tahoma"/>
          <w:sz w:val="22"/>
          <w:szCs w:val="22"/>
        </w:rPr>
        <w:t xml:space="preserve"> O prazo para recebimento definitivo poderá ser excepcionalmente prorrogado, de forma justificada, por igual período, quando houver necessidade de diligências para a aferição do atendimento das exigências contratuais. </w:t>
      </w:r>
    </w:p>
    <w:p w14:paraId="1917E6D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44FFF13E" w14:textId="41BE8DA5" w:rsidR="009171C2" w:rsidRDefault="009171C2" w:rsidP="009171C2">
      <w:pPr>
        <w:autoSpaceDE w:val="0"/>
        <w:autoSpaceDN w:val="0"/>
        <w:adjustRightInd w:val="0"/>
        <w:spacing w:line="360" w:lineRule="auto"/>
        <w:jc w:val="both"/>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4</w:t>
      </w:r>
      <w:r w:rsidRPr="00F21F69">
        <w:rPr>
          <w:rFonts w:ascii="Tahoma" w:hAnsi="Tahoma" w:cs="Tahoma"/>
          <w:sz w:val="22"/>
          <w:szCs w:val="22"/>
        </w:rPr>
        <w:t xml:space="preserve"> No caso de controvérsia sobre a execução do objeto, quanto à dimensão, qualidade e quantidade, se houver parcela incontroversa, deverá ser observado o teor do art. 143 da Lei nº 14.133, de 2021, com a comunicação ao contratado para emissão de Nota Fiscal/Fatura no que </w:t>
      </w:r>
      <w:proofErr w:type="spellStart"/>
      <w:r w:rsidRPr="00F21F69">
        <w:rPr>
          <w:rFonts w:ascii="Tahoma" w:hAnsi="Tahoma" w:cs="Tahoma"/>
          <w:sz w:val="22"/>
          <w:szCs w:val="22"/>
        </w:rPr>
        <w:t>pertine</w:t>
      </w:r>
      <w:proofErr w:type="spellEnd"/>
      <w:r w:rsidRPr="00F21F69">
        <w:rPr>
          <w:rFonts w:ascii="Tahoma" w:hAnsi="Tahoma" w:cs="Tahoma"/>
          <w:sz w:val="22"/>
          <w:szCs w:val="22"/>
        </w:rPr>
        <w:t xml:space="preserve"> à parcela incontroversa, para efeito de liquidação e pagamento</w:t>
      </w:r>
      <w:r>
        <w:t>.</w:t>
      </w:r>
    </w:p>
    <w:p w14:paraId="29D6AC45" w14:textId="77777777" w:rsidR="009171C2" w:rsidRDefault="009171C2" w:rsidP="009171C2">
      <w:pPr>
        <w:autoSpaceDE w:val="0"/>
        <w:autoSpaceDN w:val="0"/>
        <w:adjustRightInd w:val="0"/>
        <w:spacing w:line="360" w:lineRule="auto"/>
        <w:ind w:firstLine="708"/>
        <w:jc w:val="both"/>
      </w:pPr>
    </w:p>
    <w:p w14:paraId="2B9B9741" w14:textId="085C48BC" w:rsidR="009171C2" w:rsidRPr="007D79F0"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7.1.</w:t>
      </w:r>
      <w:r w:rsidR="003107F7">
        <w:rPr>
          <w:rFonts w:ascii="Tahoma" w:hAnsi="Tahoma" w:cs="Tahoma"/>
          <w:color w:val="000000" w:themeColor="text1"/>
          <w:sz w:val="22"/>
          <w:szCs w:val="22"/>
          <w:lang w:eastAsia="en-US"/>
        </w:rPr>
        <w:t>5</w:t>
      </w:r>
      <w:r w:rsidRPr="007D79F0">
        <w:rPr>
          <w:rFonts w:ascii="Tahoma" w:hAnsi="Tahoma" w:cs="Tahoma"/>
          <w:color w:val="000000" w:themeColor="text1"/>
          <w:sz w:val="22"/>
          <w:szCs w:val="22"/>
          <w:lang w:eastAsia="en-US"/>
        </w:rPr>
        <w:t xml:space="preserve"> 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0B065755" w14:textId="77777777" w:rsidR="009171C2" w:rsidRPr="007D79F0" w:rsidRDefault="009171C2" w:rsidP="009171C2">
      <w:pPr>
        <w:autoSpaceDE w:val="0"/>
        <w:autoSpaceDN w:val="0"/>
        <w:adjustRightInd w:val="0"/>
        <w:spacing w:line="360" w:lineRule="auto"/>
        <w:ind w:firstLine="708"/>
        <w:jc w:val="both"/>
        <w:rPr>
          <w:rFonts w:ascii="Tahoma" w:hAnsi="Tahoma" w:cs="Tahoma"/>
          <w:color w:val="000000" w:themeColor="text1"/>
          <w:sz w:val="22"/>
          <w:szCs w:val="22"/>
          <w:lang w:eastAsia="en-US"/>
        </w:rPr>
      </w:pPr>
    </w:p>
    <w:p w14:paraId="0D510CA2" w14:textId="71362591" w:rsidR="009171C2"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w:t>
      </w:r>
      <w:r w:rsidRPr="007D79F0">
        <w:rPr>
          <w:rFonts w:ascii="Tahoma" w:hAnsi="Tahoma" w:cs="Tahoma"/>
          <w:color w:val="000000" w:themeColor="text1"/>
          <w:sz w:val="22"/>
          <w:szCs w:val="22"/>
          <w:lang w:eastAsia="en-US"/>
        </w:rPr>
        <w:t>.</w:t>
      </w:r>
      <w:r>
        <w:rPr>
          <w:rFonts w:ascii="Tahoma" w:hAnsi="Tahoma" w:cs="Tahoma"/>
          <w:color w:val="000000" w:themeColor="text1"/>
          <w:sz w:val="22"/>
          <w:szCs w:val="22"/>
          <w:lang w:eastAsia="en-US"/>
        </w:rPr>
        <w:t>1.</w:t>
      </w:r>
      <w:r w:rsidR="003107F7">
        <w:rPr>
          <w:rFonts w:ascii="Tahoma" w:hAnsi="Tahoma" w:cs="Tahoma"/>
          <w:color w:val="000000" w:themeColor="text1"/>
          <w:sz w:val="22"/>
          <w:szCs w:val="22"/>
          <w:lang w:eastAsia="en-US"/>
        </w:rPr>
        <w:t>6</w:t>
      </w:r>
      <w:r w:rsidRPr="007D79F0">
        <w:rPr>
          <w:rFonts w:ascii="Tahoma" w:hAnsi="Tahoma" w:cs="Tahoma"/>
          <w:color w:val="000000" w:themeColor="text1"/>
          <w:sz w:val="22"/>
          <w:szCs w:val="22"/>
          <w:lang w:eastAsia="en-US"/>
        </w:rPr>
        <w:t xml:space="preserve"> O recebimento provisório ou definitivo não excluirá a responsabilidade civil pela solidez e pela segurança dos bens nem a responsabilidade ético-profissional pela perfeita execução do contrato.</w:t>
      </w:r>
    </w:p>
    <w:p w14:paraId="795E5187" w14:textId="1686E520" w:rsidR="009171C2" w:rsidRPr="00C41A84" w:rsidRDefault="009171C2" w:rsidP="009171C2">
      <w:pPr>
        <w:spacing w:before="100" w:beforeAutospacing="1" w:after="100" w:afterAutospacing="1" w:line="360" w:lineRule="auto"/>
        <w:jc w:val="both"/>
        <w:rPr>
          <w:rFonts w:ascii="Tahoma" w:hAnsi="Tahoma" w:cs="Tahoma"/>
          <w:color w:val="000000"/>
          <w:sz w:val="22"/>
          <w:szCs w:val="22"/>
        </w:rPr>
      </w:pPr>
      <w:r>
        <w:rPr>
          <w:rFonts w:ascii="Tahoma" w:hAnsi="Tahoma" w:cs="Tahoma"/>
          <w:sz w:val="22"/>
          <w:szCs w:val="22"/>
        </w:rPr>
        <w:t>7</w:t>
      </w:r>
      <w:r w:rsidRPr="00C41A84">
        <w:rPr>
          <w:rFonts w:ascii="Tahoma" w:hAnsi="Tahoma" w:cs="Tahoma"/>
          <w:sz w:val="22"/>
          <w:szCs w:val="22"/>
        </w:rPr>
        <w:t>.</w:t>
      </w:r>
      <w:r>
        <w:rPr>
          <w:rFonts w:ascii="Tahoma" w:hAnsi="Tahoma" w:cs="Tahoma"/>
          <w:sz w:val="22"/>
          <w:szCs w:val="22"/>
        </w:rPr>
        <w:t>1.</w:t>
      </w:r>
      <w:r w:rsidR="003107F7">
        <w:rPr>
          <w:rFonts w:ascii="Tahoma" w:hAnsi="Tahoma" w:cs="Tahoma"/>
          <w:sz w:val="22"/>
          <w:szCs w:val="22"/>
        </w:rPr>
        <w:t>7</w:t>
      </w:r>
      <w:r w:rsidRPr="00C41A84">
        <w:rPr>
          <w:rFonts w:ascii="Tahoma" w:hAnsi="Tahoma" w:cs="Tahoma"/>
          <w:sz w:val="22"/>
          <w:szCs w:val="22"/>
        </w:rPr>
        <w:t xml:space="preserve"> O requerimento de pagamento, bem como todos os demais documentos de cobrança, deverá ser enviado à Divisão de</w:t>
      </w:r>
      <w:r>
        <w:rPr>
          <w:rFonts w:ascii="Tahoma" w:hAnsi="Tahoma" w:cs="Tahoma"/>
          <w:sz w:val="22"/>
          <w:szCs w:val="22"/>
        </w:rPr>
        <w:t xml:space="preserve"> Almoxarifado</w:t>
      </w:r>
      <w:r w:rsidRPr="00C41A84">
        <w:rPr>
          <w:rFonts w:ascii="Tahoma" w:hAnsi="Tahoma" w:cs="Tahoma"/>
          <w:sz w:val="22"/>
          <w:szCs w:val="22"/>
        </w:rPr>
        <w:t xml:space="preserve"> da ALESP, localizado no subsolo do “Palácio 9 de </w:t>
      </w:r>
      <w:proofErr w:type="gramStart"/>
      <w:r w:rsidRPr="00C41A84">
        <w:rPr>
          <w:rFonts w:ascii="Tahoma" w:hAnsi="Tahoma" w:cs="Tahoma"/>
          <w:sz w:val="22"/>
          <w:szCs w:val="22"/>
        </w:rPr>
        <w:t>Julho</w:t>
      </w:r>
      <w:proofErr w:type="gramEnd"/>
      <w:r w:rsidRPr="00C41A84">
        <w:rPr>
          <w:rFonts w:ascii="Tahoma" w:hAnsi="Tahoma" w:cs="Tahoma"/>
          <w:sz w:val="22"/>
          <w:szCs w:val="22"/>
        </w:rPr>
        <w:t>”, sala S</w:t>
      </w:r>
      <w:r>
        <w:rPr>
          <w:rFonts w:ascii="Tahoma" w:hAnsi="Tahoma" w:cs="Tahoma"/>
          <w:sz w:val="22"/>
          <w:szCs w:val="22"/>
        </w:rPr>
        <w:t>01</w:t>
      </w:r>
      <w:r w:rsidRPr="00C41A84">
        <w:rPr>
          <w:rFonts w:ascii="Tahoma" w:hAnsi="Tahoma" w:cs="Tahoma"/>
          <w:sz w:val="22"/>
          <w:szCs w:val="22"/>
        </w:rPr>
        <w:t xml:space="preserve"> - telefone (11) 3886-6</w:t>
      </w:r>
      <w:r>
        <w:rPr>
          <w:rFonts w:ascii="Tahoma" w:hAnsi="Tahoma" w:cs="Tahoma"/>
          <w:sz w:val="22"/>
          <w:szCs w:val="22"/>
        </w:rPr>
        <w:t>191</w:t>
      </w:r>
      <w:r w:rsidRPr="00C41A84">
        <w:rPr>
          <w:rFonts w:ascii="Tahoma" w:hAnsi="Tahoma" w:cs="Tahoma"/>
          <w:sz w:val="22"/>
          <w:szCs w:val="22"/>
        </w:rPr>
        <w:t>, via correio eletrônico (</w:t>
      </w:r>
      <w:r>
        <w:rPr>
          <w:rFonts w:ascii="Tahoma" w:hAnsi="Tahoma" w:cs="Tahoma"/>
          <w:sz w:val="22"/>
          <w:szCs w:val="22"/>
        </w:rPr>
        <w:t>almox.dap@</w:t>
      </w:r>
      <w:r w:rsidRPr="00C41A84">
        <w:rPr>
          <w:rFonts w:ascii="Tahoma" w:hAnsi="Tahoma" w:cs="Tahoma"/>
          <w:sz w:val="22"/>
          <w:szCs w:val="22"/>
        </w:rPr>
        <w:t>al.sp.gov.br) em arquivos com extensão .</w:t>
      </w:r>
      <w:proofErr w:type="spellStart"/>
      <w:r w:rsidRPr="00C41A84">
        <w:rPr>
          <w:rFonts w:ascii="Tahoma" w:hAnsi="Tahoma" w:cs="Tahoma"/>
          <w:sz w:val="22"/>
          <w:szCs w:val="22"/>
        </w:rPr>
        <w:t>pdf</w:t>
      </w:r>
      <w:proofErr w:type="spellEnd"/>
      <w:r w:rsidRPr="00C41A84">
        <w:rPr>
          <w:rFonts w:ascii="Tahoma" w:hAnsi="Tahoma" w:cs="Tahoma"/>
          <w:sz w:val="22"/>
          <w:szCs w:val="22"/>
        </w:rPr>
        <w:t>, pesquisável.</w:t>
      </w:r>
    </w:p>
    <w:p w14:paraId="326AAE77"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41B3DFF9" w14:textId="77777777" w:rsidR="009171C2" w:rsidRDefault="009171C2" w:rsidP="009171C2">
      <w:pPr>
        <w:autoSpaceDE w:val="0"/>
        <w:autoSpaceDN w:val="0"/>
        <w:adjustRightInd w:val="0"/>
        <w:spacing w:line="360" w:lineRule="auto"/>
        <w:ind w:firstLine="708"/>
        <w:jc w:val="both"/>
        <w:rPr>
          <w:rFonts w:ascii="Tahoma" w:hAnsi="Tahoma" w:cs="Tahoma"/>
          <w:b/>
          <w:sz w:val="22"/>
          <w:szCs w:val="22"/>
        </w:rPr>
      </w:pPr>
      <w:r>
        <w:rPr>
          <w:rFonts w:ascii="Tahoma" w:hAnsi="Tahoma" w:cs="Tahoma"/>
          <w:b/>
          <w:color w:val="000000" w:themeColor="text1"/>
          <w:sz w:val="22"/>
          <w:szCs w:val="22"/>
          <w:lang w:eastAsia="en-US"/>
        </w:rPr>
        <w:t>7</w:t>
      </w:r>
      <w:r w:rsidRPr="00574214">
        <w:rPr>
          <w:rFonts w:ascii="Tahoma" w:hAnsi="Tahoma" w:cs="Tahoma"/>
          <w:b/>
          <w:color w:val="000000" w:themeColor="text1"/>
          <w:sz w:val="22"/>
          <w:szCs w:val="22"/>
          <w:lang w:eastAsia="en-US"/>
        </w:rPr>
        <w:t>.2</w:t>
      </w:r>
      <w:r>
        <w:rPr>
          <w:rFonts w:ascii="Tahoma" w:hAnsi="Tahoma" w:cs="Tahoma"/>
          <w:color w:val="000000" w:themeColor="text1"/>
          <w:sz w:val="22"/>
          <w:szCs w:val="22"/>
          <w:lang w:eastAsia="en-US"/>
        </w:rPr>
        <w:t xml:space="preserve"> </w:t>
      </w:r>
      <w:r w:rsidRPr="00F6704A">
        <w:rPr>
          <w:rFonts w:ascii="Tahoma" w:hAnsi="Tahoma" w:cs="Tahoma"/>
          <w:b/>
          <w:sz w:val="22"/>
          <w:szCs w:val="22"/>
        </w:rPr>
        <w:t>Prazo de pagamento</w:t>
      </w:r>
    </w:p>
    <w:p w14:paraId="2CA43E02" w14:textId="77777777" w:rsidR="009171C2" w:rsidRDefault="009171C2" w:rsidP="009171C2">
      <w:pPr>
        <w:autoSpaceDE w:val="0"/>
        <w:autoSpaceDN w:val="0"/>
        <w:adjustRightInd w:val="0"/>
        <w:spacing w:line="360" w:lineRule="auto"/>
        <w:jc w:val="both"/>
        <w:rPr>
          <w:rFonts w:ascii="Tahoma" w:hAnsi="Tahoma" w:cs="Tahoma"/>
          <w:b/>
          <w:sz w:val="22"/>
          <w:szCs w:val="22"/>
        </w:rPr>
      </w:pPr>
    </w:p>
    <w:p w14:paraId="33EB9171" w14:textId="77777777" w:rsidR="009171C2" w:rsidRPr="00E85840" w:rsidRDefault="009171C2" w:rsidP="009171C2">
      <w:pPr>
        <w:spacing w:line="360" w:lineRule="auto"/>
        <w:jc w:val="both"/>
        <w:rPr>
          <w:rFonts w:ascii="Tahoma" w:hAnsi="Tahoma" w:cs="Tahoma"/>
          <w:sz w:val="22"/>
          <w:szCs w:val="22"/>
        </w:rPr>
      </w:pPr>
      <w:r>
        <w:rPr>
          <w:rFonts w:ascii="Tahoma" w:hAnsi="Tahoma" w:cs="Tahoma"/>
          <w:sz w:val="22"/>
          <w:szCs w:val="22"/>
        </w:rPr>
        <w:lastRenderedPageBreak/>
        <w:t xml:space="preserve">7.2.1 </w:t>
      </w:r>
      <w:r w:rsidRPr="00E85840">
        <w:rPr>
          <w:rFonts w:ascii="Tahoma" w:hAnsi="Tahoma" w:cs="Tahoma"/>
          <w:sz w:val="22"/>
          <w:szCs w:val="22"/>
        </w:rPr>
        <w:t>O pagamento será efetuado mediante depósito bancário em conta corrente da C</w:t>
      </w:r>
      <w:r>
        <w:rPr>
          <w:rFonts w:ascii="Tahoma" w:hAnsi="Tahoma" w:cs="Tahoma"/>
          <w:sz w:val="22"/>
          <w:szCs w:val="22"/>
        </w:rPr>
        <w:t xml:space="preserve">ontratada, </w:t>
      </w:r>
      <w:r w:rsidRPr="00E85840">
        <w:rPr>
          <w:rFonts w:ascii="Tahoma" w:hAnsi="Tahoma" w:cs="Tahoma"/>
          <w:sz w:val="22"/>
          <w:szCs w:val="22"/>
        </w:rPr>
        <w:t xml:space="preserve">observadas as seguintes condições: </w:t>
      </w:r>
    </w:p>
    <w:p w14:paraId="6F377729" w14:textId="77777777" w:rsidR="009171C2" w:rsidRDefault="009171C2" w:rsidP="009171C2">
      <w:pPr>
        <w:spacing w:line="360" w:lineRule="auto"/>
        <w:jc w:val="both"/>
        <w:rPr>
          <w:rFonts w:ascii="Tahoma" w:hAnsi="Tahoma" w:cs="Tahoma"/>
          <w:sz w:val="22"/>
          <w:szCs w:val="22"/>
        </w:rPr>
      </w:pPr>
    </w:p>
    <w:p w14:paraId="3DE35B4D" w14:textId="77777777" w:rsidR="009171C2" w:rsidRPr="00173843" w:rsidRDefault="009171C2" w:rsidP="009171C2">
      <w:pPr>
        <w:spacing w:line="360" w:lineRule="auto"/>
        <w:jc w:val="both"/>
        <w:rPr>
          <w:rFonts w:ascii="Tahoma" w:hAnsi="Tahoma" w:cs="Tahoma"/>
          <w:sz w:val="22"/>
          <w:szCs w:val="22"/>
        </w:rPr>
      </w:pPr>
      <w:r w:rsidRPr="00173843">
        <w:rPr>
          <w:rFonts w:ascii="Tahoma" w:hAnsi="Tahoma" w:cs="Tahoma"/>
          <w:sz w:val="22"/>
          <w:szCs w:val="22"/>
        </w:rPr>
        <w:t xml:space="preserve">7.2.1.1 Apresentação de nota fiscal/fatura acompanhada: </w:t>
      </w:r>
    </w:p>
    <w:p w14:paraId="5632791B" w14:textId="77777777" w:rsidR="009171C2" w:rsidRPr="00173843" w:rsidRDefault="009171C2" w:rsidP="009171C2">
      <w:pPr>
        <w:spacing w:line="360" w:lineRule="auto"/>
        <w:jc w:val="both"/>
        <w:rPr>
          <w:rFonts w:ascii="Tahoma" w:hAnsi="Tahoma" w:cs="Tahoma"/>
          <w:sz w:val="22"/>
          <w:szCs w:val="22"/>
        </w:rPr>
      </w:pPr>
      <w:ins w:id="3" w:author="JOSE DOMINGOS FRID E FIGUEIREDO" w:date="2024-04-02T10:40:00Z">
        <w:r w:rsidRPr="00173843">
          <w:rPr>
            <w:rFonts w:ascii="Tahoma" w:hAnsi="Tahoma" w:cs="Tahoma"/>
            <w:sz w:val="22"/>
            <w:szCs w:val="22"/>
          </w:rPr>
          <w:t>a) do respectivo T</w:t>
        </w:r>
      </w:ins>
      <w:r w:rsidRPr="00173843">
        <w:rPr>
          <w:rFonts w:ascii="Tahoma" w:hAnsi="Tahoma" w:cs="Tahoma"/>
          <w:sz w:val="22"/>
          <w:szCs w:val="22"/>
        </w:rPr>
        <w:t>ermo de Recebimento Provisório;</w:t>
      </w:r>
    </w:p>
    <w:p w14:paraId="695CDC5E" w14:textId="77777777" w:rsidR="009171C2" w:rsidRPr="00173843" w:rsidRDefault="009171C2" w:rsidP="009171C2">
      <w:pPr>
        <w:spacing w:line="360" w:lineRule="auto"/>
        <w:jc w:val="both"/>
        <w:rPr>
          <w:rFonts w:ascii="Tahoma" w:hAnsi="Tahoma" w:cs="Tahoma"/>
          <w:sz w:val="22"/>
          <w:szCs w:val="22"/>
        </w:rPr>
      </w:pPr>
      <w:ins w:id="4" w:author="JOSE DOMINGOS FRID E FIGUEIREDO" w:date="2024-04-02T10:40:00Z">
        <w:r w:rsidRPr="00173843">
          <w:rPr>
            <w:rFonts w:ascii="Tahoma" w:hAnsi="Tahoma" w:cs="Tahoma"/>
            <w:sz w:val="22"/>
            <w:szCs w:val="22"/>
          </w:rPr>
          <w:t xml:space="preserve">b) da certidão conjunta (negativa de débitos ou positiva com efeitos de negativa) de regularidade de contribuições previdenciárias, de tributos federais e da dívida ativa da União; </w:t>
        </w:r>
      </w:ins>
    </w:p>
    <w:p w14:paraId="2A7F0101" w14:textId="77777777" w:rsidR="009171C2" w:rsidRPr="00173843" w:rsidRDefault="009171C2" w:rsidP="009171C2">
      <w:pPr>
        <w:spacing w:line="360" w:lineRule="auto"/>
        <w:jc w:val="both"/>
        <w:rPr>
          <w:rFonts w:ascii="Tahoma" w:hAnsi="Tahoma" w:cs="Tahoma"/>
          <w:sz w:val="22"/>
          <w:szCs w:val="22"/>
        </w:rPr>
      </w:pPr>
      <w:ins w:id="5" w:author="JOSE DOMINGOS FRID E FIGUEIREDO" w:date="2024-04-02T10:40:00Z">
        <w:r w:rsidRPr="00173843">
          <w:rPr>
            <w:rFonts w:ascii="Tahoma" w:hAnsi="Tahoma" w:cs="Tahoma"/>
            <w:sz w:val="22"/>
            <w:szCs w:val="22"/>
          </w:rPr>
          <w:t xml:space="preserve">c) da certidão de regularidade em face do FGTS; </w:t>
        </w:r>
      </w:ins>
    </w:p>
    <w:p w14:paraId="65564AB1" w14:textId="77777777" w:rsidR="009171C2" w:rsidRDefault="009171C2" w:rsidP="009171C2">
      <w:pPr>
        <w:spacing w:line="360" w:lineRule="auto"/>
        <w:jc w:val="both"/>
        <w:rPr>
          <w:rFonts w:ascii="Tahoma" w:hAnsi="Tahoma" w:cs="Tahoma"/>
          <w:sz w:val="22"/>
          <w:szCs w:val="22"/>
        </w:rPr>
      </w:pPr>
      <w:ins w:id="6" w:author="JOSE DOMINGOS FRID E FIGUEIREDO" w:date="2024-04-02T10:40:00Z">
        <w:r w:rsidRPr="00173843">
          <w:rPr>
            <w:rFonts w:ascii="Tahoma" w:hAnsi="Tahoma" w:cs="Tahoma"/>
            <w:sz w:val="22"/>
            <w:szCs w:val="22"/>
          </w:rPr>
          <w:t>d) da certidão de regularidade em face de débitos trabalhistas, devidamente atualizadas, se necessário for;</w:t>
        </w:r>
      </w:ins>
    </w:p>
    <w:p w14:paraId="3A7C6582" w14:textId="77777777" w:rsidR="009171C2" w:rsidRDefault="009171C2" w:rsidP="009171C2">
      <w:pPr>
        <w:spacing w:line="360" w:lineRule="auto"/>
        <w:jc w:val="both"/>
        <w:rPr>
          <w:rFonts w:ascii="Tahoma" w:hAnsi="Tahoma" w:cs="Tahoma"/>
          <w:sz w:val="22"/>
          <w:szCs w:val="22"/>
        </w:rPr>
      </w:pPr>
    </w:p>
    <w:p w14:paraId="514EF3B5" w14:textId="77777777" w:rsidR="009171C2" w:rsidRPr="00173843" w:rsidRDefault="009171C2" w:rsidP="009171C2">
      <w:pPr>
        <w:spacing w:line="360" w:lineRule="auto"/>
        <w:jc w:val="both"/>
        <w:rPr>
          <w:ins w:id="7" w:author="JOSE DOMINGOS FRID E FIGUEIREDO" w:date="2024-04-02T10:40:00Z"/>
          <w:rFonts w:ascii="Tahoma" w:hAnsi="Tahoma" w:cs="Tahoma"/>
          <w:sz w:val="22"/>
          <w:szCs w:val="22"/>
        </w:rPr>
      </w:pPr>
      <w:r w:rsidRPr="00173843">
        <w:rPr>
          <w:rFonts w:ascii="Tahoma" w:hAnsi="Tahoma" w:cs="Tahoma"/>
          <w:sz w:val="22"/>
          <w:szCs w:val="22"/>
        </w:rPr>
        <w:t>7.2.1.2 Em 30 (trinta) dias, contados da data de apresentação da nota fiscal/fatura ou documento de cobrança equivalente. Caso o dia de pagamento recaia em dia não útil, esse será efetuado no primeiro dia útil antecedente, sendo certo que, mesmo nesse caso, manter-se-á, na fatura, o dia de vencimento</w:t>
      </w:r>
      <w:r>
        <w:rPr>
          <w:rFonts w:ascii="Tahoma" w:hAnsi="Tahoma" w:cs="Tahoma"/>
          <w:sz w:val="22"/>
          <w:szCs w:val="22"/>
        </w:rPr>
        <w:t>.</w:t>
      </w:r>
    </w:p>
    <w:p w14:paraId="5CE84B88" w14:textId="77777777" w:rsidR="009171C2" w:rsidRPr="00E87815" w:rsidRDefault="009171C2" w:rsidP="009171C2">
      <w:pPr>
        <w:autoSpaceDE w:val="0"/>
        <w:autoSpaceDN w:val="0"/>
        <w:adjustRightInd w:val="0"/>
        <w:spacing w:line="360" w:lineRule="auto"/>
        <w:jc w:val="both"/>
      </w:pPr>
    </w:p>
    <w:p w14:paraId="3A6CFB8D" w14:textId="3C61AC04" w:rsidR="00A22517" w:rsidRPr="00F845BD" w:rsidRDefault="00A22517" w:rsidP="00A22517">
      <w:pPr>
        <w:spacing w:line="360" w:lineRule="auto"/>
        <w:ind w:right="-283"/>
        <w:jc w:val="both"/>
        <w:rPr>
          <w:rFonts w:ascii="Tahoma" w:hAnsi="Tahoma" w:cs="Tahoma"/>
          <w:sz w:val="22"/>
          <w:szCs w:val="22"/>
        </w:rPr>
      </w:pPr>
      <w:r>
        <w:rPr>
          <w:rFonts w:ascii="Tahoma" w:hAnsi="Tahoma" w:cs="Tahoma"/>
          <w:sz w:val="22"/>
          <w:szCs w:val="22"/>
        </w:rPr>
        <w:t xml:space="preserve">7.2.1.2.1 </w:t>
      </w:r>
      <w:r w:rsidRPr="00F845BD">
        <w:rPr>
          <w:rFonts w:ascii="Tahoma" w:hAnsi="Tahoma" w:cs="Tahoma"/>
          <w:sz w:val="22"/>
          <w:szCs w:val="22"/>
        </w:rPr>
        <w:t xml:space="preserve">Para efeito da contagem do prazo de pagamento, será considerada como “data de apresentação da nota fiscal/fatura” a data final em que </w:t>
      </w:r>
      <w:r>
        <w:rPr>
          <w:rFonts w:ascii="Tahoma" w:hAnsi="Tahoma" w:cs="Tahoma"/>
          <w:sz w:val="22"/>
          <w:szCs w:val="22"/>
        </w:rPr>
        <w:t>todos os documentos mencionados</w:t>
      </w:r>
      <w:r w:rsidRPr="00F845BD">
        <w:rPr>
          <w:rFonts w:ascii="Tahoma" w:hAnsi="Tahoma" w:cs="Tahoma"/>
          <w:sz w:val="22"/>
          <w:szCs w:val="22"/>
        </w:rPr>
        <w:t xml:space="preserve"> no</w:t>
      </w:r>
      <w:r>
        <w:rPr>
          <w:rFonts w:ascii="Tahoma" w:hAnsi="Tahoma" w:cs="Tahoma"/>
          <w:sz w:val="22"/>
          <w:szCs w:val="22"/>
        </w:rPr>
        <w:t xml:space="preserve"> subitem 7.2.1.1</w:t>
      </w:r>
      <w:r w:rsidRPr="00F845BD">
        <w:rPr>
          <w:rFonts w:ascii="Tahoma" w:hAnsi="Tahoma" w:cs="Tahoma"/>
          <w:sz w:val="22"/>
          <w:szCs w:val="22"/>
        </w:rPr>
        <w:t xml:space="preserve"> forem entregues à ALESP</w:t>
      </w:r>
      <w:r>
        <w:rPr>
          <w:rFonts w:ascii="Tahoma" w:hAnsi="Tahoma" w:cs="Tahoma"/>
          <w:sz w:val="22"/>
          <w:szCs w:val="22"/>
        </w:rPr>
        <w:t>.</w:t>
      </w:r>
    </w:p>
    <w:p w14:paraId="41D2434F" w14:textId="77777777" w:rsidR="00A22517" w:rsidRDefault="00A22517" w:rsidP="009171C2">
      <w:pPr>
        <w:autoSpaceDE w:val="0"/>
        <w:autoSpaceDN w:val="0"/>
        <w:adjustRightInd w:val="0"/>
        <w:spacing w:line="360" w:lineRule="auto"/>
        <w:jc w:val="both"/>
        <w:rPr>
          <w:rFonts w:ascii="Tahoma" w:hAnsi="Tahoma" w:cs="Tahoma"/>
          <w:sz w:val="22"/>
          <w:szCs w:val="22"/>
        </w:rPr>
      </w:pPr>
    </w:p>
    <w:p w14:paraId="56A68602" w14:textId="2017883D"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7.2.2 Havendo erro na apresentação da Nota Fiscal ou instrumento de cobrança equivalente, ou circunstância que impeça a liquidação da despesa, esta ficará sobrestada até que a Contratada providencie as medidas saneadoras, reiniciando-se o prazo após a comprovação da regularização da situação, sem ônus à Contratante</w:t>
      </w:r>
    </w:p>
    <w:p w14:paraId="4D6FE041" w14:textId="77777777" w:rsidR="009171C2" w:rsidRDefault="009171C2" w:rsidP="009171C2">
      <w:pPr>
        <w:autoSpaceDE w:val="0"/>
        <w:autoSpaceDN w:val="0"/>
        <w:adjustRightInd w:val="0"/>
        <w:spacing w:line="360" w:lineRule="auto"/>
        <w:jc w:val="both"/>
        <w:rPr>
          <w:rFonts w:ascii="Tahoma" w:hAnsi="Tahoma" w:cs="Tahoma"/>
          <w:sz w:val="22"/>
          <w:szCs w:val="22"/>
        </w:rPr>
      </w:pPr>
    </w:p>
    <w:p w14:paraId="57FAFC2C" w14:textId="77777777" w:rsidR="009171C2" w:rsidRPr="007756D6"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7.2.3 </w:t>
      </w:r>
      <w:r w:rsidRPr="007756D6">
        <w:rPr>
          <w:rFonts w:ascii="Tahoma" w:hAnsi="Tahoma" w:cs="Tahoma"/>
          <w:sz w:val="22"/>
          <w:szCs w:val="22"/>
        </w:rPr>
        <w:t xml:space="preserve">Nas operações internas (fornecedores e prestadores de serviços contribuintes do ICMS no Estado de São Paulo), deverá ser observado, quando da entrega do objeto </w:t>
      </w:r>
      <w:r w:rsidRPr="007756D6">
        <w:rPr>
          <w:rFonts w:ascii="Tahoma" w:hAnsi="Tahoma" w:cs="Tahoma"/>
          <w:sz w:val="22"/>
          <w:szCs w:val="22"/>
        </w:rPr>
        <w:lastRenderedPageBreak/>
        <w:t>contratado, a correta emissão da Nota Fiscal, nos termos do Decreto Estadual nº 48.034, de 19 de agosto de 2003</w:t>
      </w:r>
      <w:r>
        <w:rPr>
          <w:rFonts w:ascii="Tahoma" w:hAnsi="Tahoma" w:cs="Tahoma"/>
          <w:sz w:val="22"/>
          <w:szCs w:val="22"/>
        </w:rPr>
        <w:t>.</w:t>
      </w:r>
    </w:p>
    <w:p w14:paraId="53CA6DA4" w14:textId="77777777" w:rsidR="009171C2" w:rsidRDefault="009171C2" w:rsidP="00A22517">
      <w:pPr>
        <w:autoSpaceDE w:val="0"/>
        <w:autoSpaceDN w:val="0"/>
        <w:adjustRightInd w:val="0"/>
        <w:spacing w:line="360" w:lineRule="auto"/>
        <w:jc w:val="both"/>
        <w:rPr>
          <w:rFonts w:ascii="Tahoma" w:hAnsi="Tahoma" w:cs="Tahoma"/>
          <w:sz w:val="22"/>
          <w:szCs w:val="22"/>
        </w:rPr>
      </w:pPr>
    </w:p>
    <w:p w14:paraId="17DD00A7" w14:textId="3C3BE7CC"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w:t>
      </w:r>
      <w:r w:rsidR="00A22517">
        <w:rPr>
          <w:rFonts w:ascii="Tahoma" w:hAnsi="Tahoma" w:cs="Tahoma"/>
          <w:sz w:val="22"/>
          <w:szCs w:val="22"/>
        </w:rPr>
        <w:t>4</w:t>
      </w:r>
      <w:r>
        <w:rPr>
          <w:rFonts w:ascii="Tahoma" w:hAnsi="Tahoma" w:cs="Tahoma"/>
          <w:sz w:val="22"/>
          <w:szCs w:val="22"/>
        </w:rPr>
        <w:t xml:space="preserve"> </w:t>
      </w:r>
      <w:r w:rsidRPr="00AF6F88">
        <w:rPr>
          <w:rFonts w:ascii="Tahoma" w:hAnsi="Tahoma" w:cs="Tahoma"/>
          <w:sz w:val="22"/>
          <w:szCs w:val="22"/>
        </w:rPr>
        <w:t>Quando do pagamento, será efetuada a retenção tributária prevista na legislação aplicável.</w:t>
      </w:r>
    </w:p>
    <w:p w14:paraId="146EB281"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70B165E0" w14:textId="47B4ADBC" w:rsidR="00D41D61" w:rsidRDefault="00D41D61" w:rsidP="00D41D61">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00A22517">
        <w:rPr>
          <w:rFonts w:ascii="Tahoma" w:hAnsi="Tahoma" w:cs="Tahoma"/>
          <w:sz w:val="22"/>
          <w:szCs w:val="22"/>
        </w:rPr>
        <w:t>5</w:t>
      </w:r>
      <w:r w:rsidRPr="00B63772">
        <w:rPr>
          <w:rFonts w:ascii="Tahoma" w:hAnsi="Tahoma" w:cs="Tahoma"/>
          <w:sz w:val="22"/>
          <w:szCs w:val="22"/>
        </w:rPr>
        <w:t xml:space="preserve"> Na hipótese de o pagamento não ocorrer dentro do prazo previsto no instrumento convocatório ou contratual e a contratada não ter concorrido para a perda do prazo, deverá ser feita a atualização monetária do valor devido, com utilização da UFESP (Unidade Fiscal do Estado de São Paulo) ou de outro índice que venha a substituí-lo, acrescido de juros moratórios na razão de 1% (um por cento) ao mês, calculados pro rata tempore, em relação ao atraso verificado.</w:t>
      </w:r>
    </w:p>
    <w:p w14:paraId="609E432D" w14:textId="77777777" w:rsidR="00D41D61" w:rsidRDefault="00D41D61" w:rsidP="00D41D61">
      <w:pPr>
        <w:autoSpaceDE w:val="0"/>
        <w:autoSpaceDN w:val="0"/>
        <w:adjustRightInd w:val="0"/>
        <w:spacing w:line="360" w:lineRule="auto"/>
        <w:jc w:val="both"/>
        <w:rPr>
          <w:rFonts w:ascii="Tahoma" w:hAnsi="Tahoma" w:cs="Tahoma"/>
          <w:sz w:val="22"/>
          <w:szCs w:val="22"/>
        </w:rPr>
      </w:pPr>
    </w:p>
    <w:p w14:paraId="75C2BC4D" w14:textId="55E1D752" w:rsidR="009171C2" w:rsidRPr="00D1414E" w:rsidRDefault="00D41D61" w:rsidP="009171C2">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Pr="00B63772">
        <w:rPr>
          <w:rFonts w:ascii="Tahoma" w:hAnsi="Tahoma" w:cs="Tahoma"/>
          <w:sz w:val="22"/>
          <w:szCs w:val="22"/>
        </w:rPr>
        <w:t>.</w:t>
      </w:r>
      <w:r w:rsidR="00A22517">
        <w:rPr>
          <w:rFonts w:ascii="Tahoma" w:hAnsi="Tahoma" w:cs="Tahoma"/>
          <w:sz w:val="22"/>
          <w:szCs w:val="22"/>
        </w:rPr>
        <w:t>6</w:t>
      </w:r>
      <w:r w:rsidRPr="00B63772">
        <w:rPr>
          <w:rFonts w:ascii="Tahoma" w:hAnsi="Tahoma" w:cs="Tahoma"/>
          <w:sz w:val="22"/>
          <w:szCs w:val="22"/>
        </w:rPr>
        <w:t xml:space="preserve"> Havendo atraso na execução será aplicado o disposto no</w:t>
      </w:r>
      <w:r>
        <w:rPr>
          <w:rFonts w:ascii="Tahoma" w:hAnsi="Tahoma" w:cs="Tahoma"/>
          <w:sz w:val="22"/>
          <w:szCs w:val="22"/>
        </w:rPr>
        <w:t xml:space="preserve"> subitem 5.4 deste Termo</w:t>
      </w:r>
      <w:r w:rsidRPr="00B63772">
        <w:rPr>
          <w:rFonts w:ascii="Tahoma" w:hAnsi="Tahoma" w:cs="Tahoma"/>
          <w:sz w:val="22"/>
          <w:szCs w:val="22"/>
        </w:rPr>
        <w:t>, sem prejuízo das demais sanções dispostas nas legislações que regem o presente procedimento.</w:t>
      </w:r>
    </w:p>
    <w:p w14:paraId="13727E34" w14:textId="77777777" w:rsidR="009171C2" w:rsidRDefault="009171C2" w:rsidP="009171C2">
      <w:pPr>
        <w:spacing w:before="100" w:beforeAutospacing="1" w:after="100" w:afterAutospacing="1" w:line="360" w:lineRule="auto"/>
        <w:jc w:val="both"/>
        <w:rPr>
          <w:rFonts w:ascii="Tahoma" w:hAnsi="Tahoma" w:cs="Tahoma"/>
          <w:b/>
          <w:sz w:val="22"/>
          <w:szCs w:val="22"/>
        </w:rPr>
      </w:pPr>
      <w:r>
        <w:rPr>
          <w:rFonts w:ascii="Tahoma" w:hAnsi="Tahoma" w:cs="Tahoma"/>
          <w:b/>
          <w:sz w:val="22"/>
          <w:szCs w:val="22"/>
        </w:rPr>
        <w:t>8 – Forma e Critério de Seleção do Fornecedor</w:t>
      </w:r>
    </w:p>
    <w:p w14:paraId="2A604A23" w14:textId="563BD326" w:rsidR="009171C2" w:rsidRDefault="006C056A" w:rsidP="009171C2">
      <w:pPr>
        <w:spacing w:before="100" w:beforeAutospacing="1" w:after="100" w:afterAutospacing="1" w:line="360" w:lineRule="auto"/>
        <w:ind w:firstLine="708"/>
        <w:jc w:val="both"/>
        <w:rPr>
          <w:rFonts w:ascii="Tahoma" w:hAnsi="Tahoma" w:cs="Tahoma"/>
          <w:b/>
          <w:sz w:val="22"/>
          <w:szCs w:val="22"/>
        </w:rPr>
      </w:pPr>
      <w:r w:rsidRPr="00FA7CA3">
        <w:rPr>
          <w:rFonts w:ascii="Tahoma" w:hAnsi="Tahoma" w:cs="Tahoma"/>
          <w:sz w:val="22"/>
          <w:szCs w:val="22"/>
        </w:rPr>
        <w:t xml:space="preserve">O fornecedor será selecionado por meio da realização de procedimento de </w:t>
      </w:r>
      <w:r>
        <w:rPr>
          <w:rFonts w:ascii="Tahoma" w:hAnsi="Tahoma" w:cs="Tahoma"/>
          <w:sz w:val="22"/>
          <w:szCs w:val="22"/>
        </w:rPr>
        <w:t>D</w:t>
      </w:r>
      <w:r w:rsidRPr="00FA7CA3">
        <w:rPr>
          <w:rFonts w:ascii="Tahoma" w:hAnsi="Tahoma" w:cs="Tahoma"/>
          <w:sz w:val="22"/>
          <w:szCs w:val="22"/>
        </w:rPr>
        <w:t xml:space="preserve">ispensa de </w:t>
      </w:r>
      <w:r>
        <w:rPr>
          <w:rFonts w:ascii="Tahoma" w:hAnsi="Tahoma" w:cs="Tahoma"/>
          <w:sz w:val="22"/>
          <w:szCs w:val="22"/>
        </w:rPr>
        <w:t>L</w:t>
      </w:r>
      <w:r w:rsidRPr="00FA7CA3">
        <w:rPr>
          <w:rFonts w:ascii="Tahoma" w:hAnsi="Tahoma" w:cs="Tahoma"/>
          <w:sz w:val="22"/>
          <w:szCs w:val="22"/>
        </w:rPr>
        <w:t xml:space="preserve">icitação, </w:t>
      </w:r>
      <w:r>
        <w:rPr>
          <w:rFonts w:ascii="Tahoma" w:hAnsi="Tahoma" w:cs="Tahoma"/>
          <w:sz w:val="22"/>
          <w:szCs w:val="22"/>
        </w:rPr>
        <w:t>sob</w:t>
      </w:r>
      <w:r w:rsidRPr="00FA7CA3">
        <w:rPr>
          <w:rFonts w:ascii="Tahoma" w:hAnsi="Tahoma" w:cs="Tahoma"/>
          <w:sz w:val="22"/>
          <w:szCs w:val="22"/>
        </w:rPr>
        <w:t xml:space="preserve"> forma eletrônica,</w:t>
      </w:r>
      <w:r>
        <w:rPr>
          <w:rFonts w:ascii="Tahoma" w:hAnsi="Tahoma" w:cs="Tahoma"/>
          <w:sz w:val="22"/>
          <w:szCs w:val="22"/>
        </w:rPr>
        <w:t xml:space="preserve"> com adoção do critério de julgamento pelo Menor Preço por Item, nos termos do art. 75</w:t>
      </w:r>
      <w:r w:rsidRPr="00FA7CA3">
        <w:rPr>
          <w:rFonts w:ascii="Tahoma" w:hAnsi="Tahoma" w:cs="Tahoma"/>
          <w:sz w:val="22"/>
          <w:szCs w:val="22"/>
        </w:rPr>
        <w:t>, caput, inciso II da Lei n.º 14.133/2021</w:t>
      </w:r>
      <w:r w:rsidR="009171C2">
        <w:rPr>
          <w:rStyle w:val="Fontepargpadro6"/>
          <w:rFonts w:ascii="Tahoma" w:eastAsiaTheme="minorEastAsia" w:hAnsi="Tahoma" w:cs="Tahoma"/>
          <w:sz w:val="22"/>
          <w:szCs w:val="22"/>
        </w:rPr>
        <w:t>.</w:t>
      </w:r>
    </w:p>
    <w:p w14:paraId="4B08F1DD" w14:textId="37D200FB"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Proposta Comercial </w:t>
      </w:r>
    </w:p>
    <w:p w14:paraId="0E7C663F" w14:textId="77777777" w:rsidR="00FE0CB0" w:rsidRPr="005A359E" w:rsidRDefault="00FE0CB0" w:rsidP="009171C2">
      <w:pPr>
        <w:autoSpaceDE w:val="0"/>
        <w:autoSpaceDN w:val="0"/>
        <w:adjustRightInd w:val="0"/>
        <w:spacing w:line="360" w:lineRule="auto"/>
        <w:jc w:val="both"/>
        <w:rPr>
          <w:rFonts w:ascii="Tahoma" w:hAnsi="Tahoma" w:cs="Tahoma"/>
          <w:b/>
          <w:sz w:val="22"/>
          <w:szCs w:val="22"/>
        </w:rPr>
      </w:pPr>
    </w:p>
    <w:p w14:paraId="31337A43" w14:textId="07EE5F8E" w:rsidR="009171C2" w:rsidRPr="005A359E" w:rsidRDefault="009171C2" w:rsidP="009171C2">
      <w:pPr>
        <w:autoSpaceDE w:val="0"/>
        <w:autoSpaceDN w:val="0"/>
        <w:adjustRightInd w:val="0"/>
        <w:spacing w:line="360" w:lineRule="auto"/>
        <w:ind w:firstLine="709"/>
        <w:jc w:val="both"/>
        <w:rPr>
          <w:rFonts w:ascii="Tahoma" w:hAnsi="Tahoma" w:cs="Tahoma"/>
          <w:sz w:val="22"/>
          <w:szCs w:val="22"/>
        </w:rPr>
      </w:pPr>
      <w:r w:rsidRPr="005A359E">
        <w:rPr>
          <w:rFonts w:ascii="Tahoma" w:hAnsi="Tahoma" w:cs="Tahoma"/>
          <w:sz w:val="22"/>
          <w:szCs w:val="22"/>
        </w:rPr>
        <w:t>8.1 Nenhum pagamento adicional será efetuado em contraprestação ao objeto licitado, de forma que a</w:t>
      </w:r>
      <w:r w:rsidR="00BE3C69">
        <w:rPr>
          <w:rFonts w:ascii="Tahoma" w:hAnsi="Tahoma" w:cs="Tahoma"/>
          <w:sz w:val="22"/>
          <w:szCs w:val="22"/>
        </w:rPr>
        <w:t xml:space="preserve"> participante</w:t>
      </w:r>
      <w:r w:rsidRPr="005A359E">
        <w:rPr>
          <w:rFonts w:ascii="Tahoma" w:hAnsi="Tahoma" w:cs="Tahoma"/>
          <w:sz w:val="22"/>
          <w:szCs w:val="22"/>
        </w:rPr>
        <w:t xml:space="preserve"> deverá consignar o valor total dos itens, já considerados e inclusos os custos com frete, transporte, tributos, tarifas e as despesas decorrentes da execução do objeto.</w:t>
      </w:r>
    </w:p>
    <w:p w14:paraId="1EE6210D"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7D8EB8D9" w14:textId="0A87DF49"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lastRenderedPageBreak/>
        <w:t xml:space="preserve">Da Habilitação </w:t>
      </w:r>
    </w:p>
    <w:p w14:paraId="198DB157"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75667D2" w14:textId="6FB520C1"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 Para fins de Habilitação, a </w:t>
      </w:r>
      <w:r w:rsidR="00BE3C69">
        <w:rPr>
          <w:rFonts w:ascii="Tahoma" w:hAnsi="Tahoma" w:cs="Tahoma"/>
          <w:sz w:val="22"/>
          <w:szCs w:val="22"/>
        </w:rPr>
        <w:t>participante</w:t>
      </w:r>
      <w:r w:rsidRPr="005A359E">
        <w:rPr>
          <w:rFonts w:ascii="Tahoma" w:hAnsi="Tahoma" w:cs="Tahoma"/>
          <w:sz w:val="22"/>
          <w:szCs w:val="22"/>
        </w:rPr>
        <w:t xml:space="preserve"> deverá apresentar a seguinte documentação: </w:t>
      </w:r>
    </w:p>
    <w:p w14:paraId="7F8D02FF" w14:textId="77777777" w:rsidR="00B97FFD" w:rsidRDefault="00B97FFD" w:rsidP="009171C2">
      <w:pPr>
        <w:autoSpaceDE w:val="0"/>
        <w:autoSpaceDN w:val="0"/>
        <w:adjustRightInd w:val="0"/>
        <w:spacing w:line="360" w:lineRule="auto"/>
        <w:ind w:firstLine="708"/>
        <w:jc w:val="both"/>
        <w:rPr>
          <w:rFonts w:ascii="Tahoma" w:hAnsi="Tahoma" w:cs="Tahoma"/>
          <w:sz w:val="22"/>
          <w:szCs w:val="22"/>
        </w:rPr>
      </w:pPr>
    </w:p>
    <w:p w14:paraId="78D9E164" w14:textId="09DEB852"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8.2.1</w:t>
      </w:r>
      <w:r w:rsidRPr="005A359E">
        <w:rPr>
          <w:rFonts w:ascii="Tahoma" w:hAnsi="Tahoma" w:cs="Tahoma"/>
          <w:sz w:val="22"/>
          <w:szCs w:val="22"/>
        </w:rPr>
        <w:t xml:space="preserve"> </w:t>
      </w:r>
      <w:r w:rsidRPr="005A359E">
        <w:rPr>
          <w:rFonts w:ascii="Tahoma" w:hAnsi="Tahoma" w:cs="Tahoma"/>
          <w:b/>
          <w:sz w:val="22"/>
          <w:szCs w:val="22"/>
        </w:rPr>
        <w:t>Habilitação jurídica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59A8AE11"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372A9C04" w14:textId="20832B74"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2.2</w:t>
      </w:r>
      <w:r w:rsidRPr="005A359E">
        <w:rPr>
          <w:rFonts w:ascii="Tahoma" w:hAnsi="Tahoma" w:cs="Tahoma"/>
          <w:sz w:val="22"/>
          <w:szCs w:val="22"/>
        </w:rPr>
        <w:t xml:space="preserve"> </w:t>
      </w:r>
      <w:r w:rsidRPr="005A359E">
        <w:rPr>
          <w:rFonts w:ascii="Tahoma" w:hAnsi="Tahoma" w:cs="Tahoma"/>
          <w:b/>
          <w:sz w:val="22"/>
          <w:szCs w:val="22"/>
        </w:rPr>
        <w:t>Habilitação fiscal, social e trabalhista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78B0171F"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16740004" w14:textId="5F957B70"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.3 </w:t>
      </w:r>
      <w:r w:rsidRPr="005A359E">
        <w:rPr>
          <w:rFonts w:ascii="Tahoma" w:hAnsi="Tahoma" w:cs="Tahoma"/>
          <w:b/>
          <w:sz w:val="22"/>
          <w:szCs w:val="22"/>
        </w:rPr>
        <w:t>Qualificação Econômico-Financeira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w:t>
      </w:r>
    </w:p>
    <w:p w14:paraId="0374D56A" w14:textId="77777777" w:rsidR="00792BA6" w:rsidRDefault="00792BA6" w:rsidP="00792BA6">
      <w:pPr>
        <w:pStyle w:val="Textodecomentrio"/>
        <w:spacing w:line="360" w:lineRule="auto"/>
        <w:jc w:val="both"/>
        <w:rPr>
          <w:rFonts w:ascii="Tahoma" w:hAnsi="Tahoma"/>
          <w:b/>
          <w:sz w:val="22"/>
          <w:szCs w:val="22"/>
        </w:rPr>
      </w:pPr>
    </w:p>
    <w:p w14:paraId="2BBE45ED" w14:textId="10BDA094" w:rsidR="00792BA6" w:rsidRPr="001C6DBD" w:rsidRDefault="00792BA6" w:rsidP="00792BA6">
      <w:pPr>
        <w:pStyle w:val="Textodecomentrio"/>
        <w:spacing w:line="360" w:lineRule="auto"/>
        <w:jc w:val="both"/>
        <w:rPr>
          <w:rFonts w:ascii="Tahoma" w:hAnsi="Tahoma"/>
          <w:b/>
          <w:sz w:val="22"/>
          <w:szCs w:val="22"/>
        </w:rPr>
      </w:pPr>
      <w:r w:rsidRPr="00792BA6">
        <w:rPr>
          <w:rFonts w:ascii="Tahoma" w:hAnsi="Tahoma"/>
          <w:sz w:val="22"/>
          <w:szCs w:val="22"/>
        </w:rPr>
        <w:t>8.2.4</w:t>
      </w:r>
      <w:r>
        <w:rPr>
          <w:rFonts w:ascii="Tahoma" w:hAnsi="Tahoma"/>
          <w:b/>
          <w:sz w:val="22"/>
          <w:szCs w:val="22"/>
        </w:rPr>
        <w:t xml:space="preserve"> </w:t>
      </w:r>
      <w:r w:rsidRPr="001C6DBD">
        <w:rPr>
          <w:rFonts w:ascii="Tahoma" w:hAnsi="Tahoma"/>
          <w:b/>
          <w:sz w:val="22"/>
          <w:szCs w:val="22"/>
        </w:rPr>
        <w:t>Documentação oficial do fabricante</w:t>
      </w:r>
    </w:p>
    <w:p w14:paraId="3D8D5191" w14:textId="77777777" w:rsidR="00792BA6" w:rsidRPr="001C6DBD" w:rsidRDefault="00792BA6" w:rsidP="00792BA6">
      <w:pPr>
        <w:pStyle w:val="Textodecomentrio"/>
        <w:spacing w:line="360" w:lineRule="auto"/>
        <w:jc w:val="both"/>
        <w:rPr>
          <w:rFonts w:ascii="Tahoma" w:hAnsi="Tahoma"/>
          <w:b/>
          <w:sz w:val="22"/>
          <w:szCs w:val="22"/>
        </w:rPr>
      </w:pPr>
    </w:p>
    <w:p w14:paraId="717EF18D" w14:textId="3ACD8185" w:rsidR="00792BA6" w:rsidRPr="001C6DBD" w:rsidRDefault="00792BA6" w:rsidP="00792BA6">
      <w:pPr>
        <w:pStyle w:val="Default"/>
        <w:spacing w:line="360" w:lineRule="auto"/>
        <w:ind w:firstLine="708"/>
        <w:jc w:val="both"/>
        <w:rPr>
          <w:rFonts w:ascii="Tahoma" w:hAnsi="Tahoma" w:cs="Tahoma"/>
          <w:sz w:val="22"/>
          <w:szCs w:val="22"/>
        </w:rPr>
      </w:pPr>
      <w:r>
        <w:rPr>
          <w:rFonts w:ascii="Tahoma" w:hAnsi="Tahoma" w:cs="Tahoma"/>
          <w:sz w:val="22"/>
          <w:szCs w:val="22"/>
        </w:rPr>
        <w:t>8.2.4.1</w:t>
      </w:r>
      <w:r w:rsidRPr="001C6DBD">
        <w:rPr>
          <w:rFonts w:ascii="Tahoma" w:hAnsi="Tahoma" w:cs="Tahoma"/>
          <w:sz w:val="22"/>
          <w:szCs w:val="22"/>
        </w:rPr>
        <w:t xml:space="preserve"> Deverá ser encaminhado junto com a Proposta Comercial a documentação oficial da fabricante contendo as especificações técnicas do produto ofertado, para aprovação prévia, por meio de declaração específica, a ser emitida pela Unidade Solicitante da ALESP, observado o que dispõe o Termo de Referência/Projeto Básico.</w:t>
      </w:r>
    </w:p>
    <w:p w14:paraId="2E05B22C" w14:textId="77777777" w:rsidR="00792BA6" w:rsidRPr="001C6DBD" w:rsidRDefault="00792BA6" w:rsidP="00792BA6">
      <w:pPr>
        <w:pStyle w:val="Default"/>
        <w:spacing w:line="360" w:lineRule="auto"/>
        <w:ind w:firstLine="708"/>
        <w:jc w:val="both"/>
        <w:rPr>
          <w:rFonts w:ascii="Tahoma" w:hAnsi="Tahoma" w:cs="Tahoma"/>
          <w:sz w:val="22"/>
          <w:szCs w:val="22"/>
        </w:rPr>
      </w:pPr>
    </w:p>
    <w:p w14:paraId="2B9116E1" w14:textId="0F3593E3" w:rsidR="00792BA6" w:rsidRPr="001C6DBD" w:rsidRDefault="00792BA6" w:rsidP="00792BA6">
      <w:pPr>
        <w:spacing w:line="360" w:lineRule="auto"/>
        <w:ind w:firstLine="708"/>
        <w:jc w:val="both"/>
        <w:rPr>
          <w:rFonts w:ascii="Tahoma" w:hAnsi="Tahoma" w:cs="Tahoma"/>
          <w:color w:val="000000"/>
          <w:sz w:val="22"/>
          <w:szCs w:val="22"/>
        </w:rPr>
      </w:pPr>
      <w:r>
        <w:rPr>
          <w:rFonts w:ascii="Tahoma" w:hAnsi="Tahoma" w:cs="Tahoma"/>
          <w:color w:val="000000"/>
          <w:sz w:val="22"/>
          <w:szCs w:val="22"/>
        </w:rPr>
        <w:t>8.2.4.2</w:t>
      </w:r>
      <w:r w:rsidRPr="001C6DBD">
        <w:rPr>
          <w:rFonts w:ascii="Tahoma" w:hAnsi="Tahoma" w:cs="Tahoma"/>
          <w:color w:val="000000"/>
          <w:sz w:val="22"/>
          <w:szCs w:val="22"/>
        </w:rPr>
        <w:t xml:space="preserve"> Considera-se documentação oficial do fabricante, contendo as especificações técnicas do produto ofertado, apresentada em língua portuguesa ou acompanhada da respectiva tradução juramentada, os seguintes documentos:</w:t>
      </w:r>
    </w:p>
    <w:p w14:paraId="782787DB" w14:textId="77777777" w:rsidR="00792BA6" w:rsidRPr="001C6DBD" w:rsidRDefault="00792BA6" w:rsidP="00792BA6">
      <w:pPr>
        <w:jc w:val="both"/>
        <w:rPr>
          <w:rFonts w:ascii="Tahoma" w:hAnsi="Tahoma" w:cs="Tahoma"/>
          <w:color w:val="000000"/>
          <w:sz w:val="22"/>
          <w:szCs w:val="22"/>
        </w:rPr>
      </w:pPr>
    </w:p>
    <w:p w14:paraId="1F93DFC3" w14:textId="77777777" w:rsidR="00792BA6" w:rsidRPr="001C6DBD"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a) catálogo, folder, certificado ou manual elaborado pela fabricante;</w:t>
      </w:r>
    </w:p>
    <w:p w14:paraId="06FBF16B" w14:textId="198FA563" w:rsidR="00792BA6"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b) documento extraído de consulta realizada pela Internet na página oficial da fabricante. Neste caso, deverá ser indicado o endereço eletrônico da fabricante com menção à página onde consta a informação apresentada.</w:t>
      </w:r>
    </w:p>
    <w:p w14:paraId="36C8986A" w14:textId="488BDEFE" w:rsidR="000D5D72" w:rsidRDefault="000D5D72" w:rsidP="00792BA6">
      <w:pPr>
        <w:spacing w:line="360" w:lineRule="auto"/>
        <w:jc w:val="both"/>
        <w:rPr>
          <w:rFonts w:ascii="Tahoma" w:hAnsi="Tahoma" w:cs="Tahoma"/>
          <w:color w:val="000000"/>
          <w:sz w:val="22"/>
          <w:szCs w:val="22"/>
        </w:rPr>
      </w:pPr>
    </w:p>
    <w:p w14:paraId="38F690DD" w14:textId="059BC756" w:rsidR="000D5D72" w:rsidRDefault="000D5D72" w:rsidP="000D5D72">
      <w:pPr>
        <w:spacing w:line="360" w:lineRule="auto"/>
        <w:jc w:val="both"/>
        <w:rPr>
          <w:rFonts w:ascii="Tahoma" w:hAnsi="Tahoma" w:cs="Tahoma"/>
          <w:color w:val="000000"/>
          <w:sz w:val="22"/>
          <w:szCs w:val="22"/>
        </w:rPr>
      </w:pPr>
      <w:r w:rsidRPr="000D5D72">
        <w:rPr>
          <w:rFonts w:ascii="Tahoma" w:hAnsi="Tahoma" w:cs="Tahoma"/>
          <w:color w:val="000000"/>
          <w:sz w:val="22"/>
          <w:szCs w:val="22"/>
        </w:rPr>
        <w:t>8.2.4.3 A não entrega das planilhas, dos manuais, dos catálogos e das</w:t>
      </w:r>
      <w:r>
        <w:rPr>
          <w:rFonts w:ascii="Tahoma" w:hAnsi="Tahoma" w:cs="Tahoma"/>
          <w:color w:val="000000"/>
          <w:sz w:val="22"/>
          <w:szCs w:val="22"/>
        </w:rPr>
        <w:t xml:space="preserve"> </w:t>
      </w:r>
      <w:r w:rsidRPr="000D5D72">
        <w:rPr>
          <w:rFonts w:ascii="Tahoma" w:hAnsi="Tahoma" w:cs="Tahoma"/>
          <w:color w:val="000000"/>
          <w:sz w:val="22"/>
          <w:szCs w:val="22"/>
        </w:rPr>
        <w:t>certificações acima citados e/ou o desatendimento das especificações e normas deste</w:t>
      </w:r>
      <w:r>
        <w:rPr>
          <w:rFonts w:ascii="Tahoma" w:hAnsi="Tahoma" w:cs="Tahoma"/>
          <w:color w:val="000000"/>
          <w:sz w:val="22"/>
          <w:szCs w:val="22"/>
        </w:rPr>
        <w:t xml:space="preserve"> </w:t>
      </w:r>
      <w:r w:rsidRPr="000D5D72">
        <w:rPr>
          <w:rFonts w:ascii="Tahoma" w:hAnsi="Tahoma" w:cs="Tahoma"/>
          <w:color w:val="000000"/>
          <w:sz w:val="22"/>
          <w:szCs w:val="22"/>
        </w:rPr>
        <w:t>Termo de Referência, acarretará a desclassificação da proposta da participante.</w:t>
      </w:r>
    </w:p>
    <w:p w14:paraId="7B3167C0" w14:textId="4B9CC369" w:rsidR="00834807" w:rsidRDefault="00834807">
      <w:pPr>
        <w:spacing w:after="160" w:line="259" w:lineRule="auto"/>
        <w:rPr>
          <w:rFonts w:ascii="Tahoma" w:hAnsi="Tahoma" w:cs="Tahoma"/>
          <w:sz w:val="22"/>
          <w:szCs w:val="22"/>
        </w:rPr>
      </w:pPr>
    </w:p>
    <w:p w14:paraId="316629D6" w14:textId="5FB8F2A3"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Da Contratação</w:t>
      </w:r>
    </w:p>
    <w:p w14:paraId="554136BF"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F1FD4D6" w14:textId="4F6FCAB9" w:rsidR="00A77766" w:rsidRDefault="009171C2" w:rsidP="00F32FD9">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3</w:t>
      </w:r>
      <w:r w:rsidRPr="005A359E">
        <w:rPr>
          <w:rFonts w:ascii="Tahoma" w:hAnsi="Tahoma" w:cs="Tahoma"/>
          <w:sz w:val="22"/>
          <w:szCs w:val="22"/>
        </w:rPr>
        <w:t xml:space="preserve"> Para fins de </w:t>
      </w:r>
      <w:r>
        <w:rPr>
          <w:rFonts w:ascii="Tahoma" w:hAnsi="Tahoma" w:cs="Tahoma"/>
          <w:sz w:val="22"/>
          <w:szCs w:val="22"/>
        </w:rPr>
        <w:t>Contratação</w:t>
      </w:r>
      <w:r w:rsidRPr="005A359E">
        <w:rPr>
          <w:rFonts w:ascii="Tahoma" w:hAnsi="Tahoma" w:cs="Tahoma"/>
          <w:sz w:val="22"/>
          <w:szCs w:val="22"/>
        </w:rPr>
        <w:t xml:space="preserve">, a </w:t>
      </w:r>
      <w:r w:rsidR="00BE3C69">
        <w:rPr>
          <w:rFonts w:ascii="Tahoma" w:hAnsi="Tahoma" w:cs="Tahoma"/>
          <w:sz w:val="22"/>
          <w:szCs w:val="22"/>
        </w:rPr>
        <w:t>participante</w:t>
      </w:r>
      <w:r w:rsidRPr="005A359E">
        <w:rPr>
          <w:rFonts w:ascii="Tahoma" w:hAnsi="Tahoma" w:cs="Tahoma"/>
          <w:sz w:val="22"/>
          <w:szCs w:val="22"/>
        </w:rPr>
        <w:t xml:space="preserve"> deverá apresentar</w:t>
      </w:r>
      <w:r>
        <w:rPr>
          <w:rFonts w:ascii="Tahoma" w:hAnsi="Tahoma" w:cs="Tahoma"/>
          <w:sz w:val="22"/>
          <w:szCs w:val="22"/>
        </w:rPr>
        <w:t xml:space="preserve"> a documentação constante do </w:t>
      </w:r>
      <w:r w:rsidR="008C48BC">
        <w:rPr>
          <w:rFonts w:ascii="Tahoma" w:hAnsi="Tahoma" w:cs="Tahoma"/>
          <w:sz w:val="22"/>
          <w:szCs w:val="22"/>
        </w:rPr>
        <w:t>Aviso</w:t>
      </w:r>
      <w:r>
        <w:rPr>
          <w:rFonts w:ascii="Tahoma" w:hAnsi="Tahoma" w:cs="Tahoma"/>
          <w:sz w:val="22"/>
          <w:szCs w:val="22"/>
        </w:rPr>
        <w:t xml:space="preserve"> d</w:t>
      </w:r>
      <w:r w:rsidR="00174C66">
        <w:rPr>
          <w:rFonts w:ascii="Tahoma" w:hAnsi="Tahoma" w:cs="Tahoma"/>
          <w:sz w:val="22"/>
          <w:szCs w:val="22"/>
        </w:rPr>
        <w:t xml:space="preserve">e </w:t>
      </w:r>
      <w:r w:rsidR="008C48BC">
        <w:rPr>
          <w:rFonts w:ascii="Tahoma" w:hAnsi="Tahoma" w:cs="Tahoma"/>
          <w:sz w:val="22"/>
          <w:szCs w:val="22"/>
        </w:rPr>
        <w:t>Contratação Direta</w:t>
      </w:r>
      <w:r>
        <w:rPr>
          <w:rFonts w:ascii="Tahoma" w:hAnsi="Tahoma" w:cs="Tahoma"/>
          <w:sz w:val="22"/>
          <w:szCs w:val="22"/>
        </w:rPr>
        <w:t>.</w:t>
      </w:r>
    </w:p>
    <w:p w14:paraId="2000EF9D" w14:textId="77777777" w:rsidR="00F32FD9" w:rsidRDefault="00F32FD9" w:rsidP="00F32FD9">
      <w:pPr>
        <w:autoSpaceDE w:val="0"/>
        <w:autoSpaceDN w:val="0"/>
        <w:adjustRightInd w:val="0"/>
        <w:spacing w:line="360" w:lineRule="auto"/>
        <w:ind w:firstLine="708"/>
        <w:jc w:val="both"/>
        <w:rPr>
          <w:rFonts w:ascii="Tahoma" w:hAnsi="Tahoma" w:cs="Tahoma"/>
          <w:sz w:val="16"/>
          <w:szCs w:val="16"/>
        </w:rPr>
      </w:pPr>
    </w:p>
    <w:p w14:paraId="33350D1B" w14:textId="77777777" w:rsidR="009171C2" w:rsidRPr="00F62D06" w:rsidRDefault="009171C2" w:rsidP="009171C2">
      <w:pPr>
        <w:autoSpaceDE w:val="0"/>
        <w:autoSpaceDN w:val="0"/>
        <w:adjustRightInd w:val="0"/>
        <w:spacing w:line="360" w:lineRule="auto"/>
        <w:jc w:val="both"/>
        <w:rPr>
          <w:rFonts w:ascii="Tahoma" w:hAnsi="Tahoma" w:cs="Tahoma"/>
          <w:b/>
          <w:sz w:val="22"/>
          <w:szCs w:val="22"/>
        </w:rPr>
      </w:pPr>
      <w:r w:rsidRPr="00F62D06">
        <w:rPr>
          <w:rFonts w:ascii="Tahoma" w:hAnsi="Tahoma" w:cs="Tahoma"/>
          <w:b/>
          <w:sz w:val="22"/>
          <w:szCs w:val="22"/>
        </w:rPr>
        <w:t xml:space="preserve">9 – Estimativas do valor da contratação </w:t>
      </w:r>
    </w:p>
    <w:p w14:paraId="154485ED" w14:textId="77777777" w:rsidR="009171C2" w:rsidRDefault="009171C2" w:rsidP="009171C2">
      <w:pPr>
        <w:autoSpaceDE w:val="0"/>
        <w:autoSpaceDN w:val="0"/>
        <w:adjustRightInd w:val="0"/>
        <w:spacing w:line="360" w:lineRule="auto"/>
        <w:jc w:val="both"/>
        <w:rPr>
          <w:rFonts w:ascii="Tahoma" w:hAnsi="Tahoma" w:cs="Tahoma"/>
          <w:sz w:val="22"/>
          <w:szCs w:val="22"/>
        </w:rPr>
      </w:pPr>
    </w:p>
    <w:p w14:paraId="00D282A9" w14:textId="26170A2A"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9.1 O valor estimado da contratação consta</w:t>
      </w:r>
      <w:r w:rsidR="00E35AE6">
        <w:rPr>
          <w:rFonts w:ascii="Tahoma" w:hAnsi="Tahoma" w:cs="Tahoma"/>
          <w:sz w:val="22"/>
          <w:szCs w:val="22"/>
        </w:rPr>
        <w:t xml:space="preserve"> da </w:t>
      </w:r>
      <w:r w:rsidRPr="005A359E">
        <w:rPr>
          <w:rFonts w:ascii="Tahoma" w:hAnsi="Tahoma" w:cs="Tahoma"/>
          <w:sz w:val="22"/>
          <w:szCs w:val="22"/>
        </w:rPr>
        <w:t>Planilha de Preços</w:t>
      </w:r>
      <w:r w:rsidR="00F32FD9">
        <w:rPr>
          <w:rFonts w:ascii="Tahoma" w:hAnsi="Tahoma" w:cs="Tahoma"/>
          <w:sz w:val="22"/>
          <w:szCs w:val="22"/>
        </w:rPr>
        <w:t xml:space="preserve"> </w:t>
      </w:r>
      <w:r w:rsidR="00081F98">
        <w:rPr>
          <w:rFonts w:ascii="Tahoma" w:hAnsi="Tahoma" w:cs="Tahoma"/>
          <w:sz w:val="22"/>
          <w:szCs w:val="22"/>
        </w:rPr>
        <w:t>do</w:t>
      </w:r>
      <w:r w:rsidR="00F32FD9">
        <w:rPr>
          <w:rFonts w:ascii="Tahoma" w:hAnsi="Tahoma" w:cs="Tahoma"/>
          <w:sz w:val="22"/>
          <w:szCs w:val="22"/>
        </w:rPr>
        <w:t xml:space="preserve"> Aviso de Contratação Direta</w:t>
      </w:r>
      <w:r w:rsidRPr="005A359E">
        <w:rPr>
          <w:rFonts w:ascii="Tahoma" w:hAnsi="Tahoma" w:cs="Tahoma"/>
          <w:sz w:val="22"/>
          <w:szCs w:val="22"/>
        </w:rPr>
        <w:t>.</w:t>
      </w:r>
      <w:r>
        <w:rPr>
          <w:rFonts w:ascii="Tahoma" w:hAnsi="Tahoma" w:cs="Tahoma"/>
          <w:sz w:val="22"/>
          <w:szCs w:val="22"/>
        </w:rPr>
        <w:t xml:space="preserve"> </w:t>
      </w:r>
    </w:p>
    <w:p w14:paraId="26EB2B4B" w14:textId="77777777" w:rsidR="009171C2" w:rsidRPr="00340828" w:rsidRDefault="009171C2" w:rsidP="009171C2">
      <w:pPr>
        <w:autoSpaceDE w:val="0"/>
        <w:autoSpaceDN w:val="0"/>
        <w:adjustRightInd w:val="0"/>
        <w:spacing w:line="360" w:lineRule="auto"/>
        <w:jc w:val="both"/>
        <w:rPr>
          <w:rFonts w:ascii="Tahoma" w:hAnsi="Tahoma" w:cs="Tahoma"/>
          <w:sz w:val="16"/>
          <w:szCs w:val="16"/>
        </w:rPr>
      </w:pPr>
    </w:p>
    <w:p w14:paraId="3FA931BD" w14:textId="5096CBFB" w:rsidR="009171C2" w:rsidRDefault="009171C2" w:rsidP="00210E28">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w:t>
      </w:r>
      <w:r>
        <w:rPr>
          <w:rFonts w:ascii="Tahoma" w:hAnsi="Tahoma" w:cs="Tahoma"/>
          <w:sz w:val="22"/>
          <w:szCs w:val="22"/>
        </w:rPr>
        <w:t>2</w:t>
      </w:r>
      <w:r w:rsidRPr="005A359E">
        <w:rPr>
          <w:rFonts w:ascii="Tahoma" w:hAnsi="Tahoma" w:cs="Tahoma"/>
          <w:sz w:val="22"/>
          <w:szCs w:val="22"/>
        </w:rPr>
        <w:t xml:space="preserve"> Em atendimento ao disposto no art.18, inciso XI, da Lei Federal n.º 14.133/2021, informamos que o orçamento, constante d</w:t>
      </w:r>
      <w:r w:rsidR="00081F98">
        <w:rPr>
          <w:rFonts w:ascii="Tahoma" w:hAnsi="Tahoma" w:cs="Tahoma"/>
          <w:sz w:val="22"/>
          <w:szCs w:val="22"/>
        </w:rPr>
        <w:t>a</w:t>
      </w:r>
      <w:r w:rsidRPr="005A359E">
        <w:rPr>
          <w:rFonts w:ascii="Tahoma" w:hAnsi="Tahoma" w:cs="Tahoma"/>
          <w:sz w:val="22"/>
          <w:szCs w:val="22"/>
        </w:rPr>
        <w:t xml:space="preserve"> Planilha de Preços, não tem caráter sigiloso, sendo divulgado junto com o </w:t>
      </w:r>
      <w:r w:rsidR="006C056A">
        <w:rPr>
          <w:rFonts w:ascii="Tahoma" w:hAnsi="Tahoma" w:cs="Tahoma"/>
          <w:sz w:val="22"/>
          <w:szCs w:val="22"/>
        </w:rPr>
        <w:t>Aviso de Contratação Direta</w:t>
      </w:r>
      <w:r w:rsidRPr="005A359E">
        <w:rPr>
          <w:rFonts w:ascii="Tahoma" w:hAnsi="Tahoma" w:cs="Tahoma"/>
          <w:sz w:val="22"/>
          <w:szCs w:val="22"/>
        </w:rPr>
        <w:t>.</w:t>
      </w:r>
    </w:p>
    <w:p w14:paraId="65C9ED2B" w14:textId="2BEC1E4C" w:rsidR="00B97FFD" w:rsidRDefault="00B97FFD" w:rsidP="002774D4">
      <w:pPr>
        <w:autoSpaceDE w:val="0"/>
        <w:autoSpaceDN w:val="0"/>
        <w:adjustRightInd w:val="0"/>
        <w:spacing w:line="360" w:lineRule="auto"/>
        <w:jc w:val="both"/>
        <w:rPr>
          <w:rFonts w:ascii="Tahoma" w:hAnsi="Tahoma" w:cs="Tahoma"/>
          <w:sz w:val="22"/>
          <w:szCs w:val="22"/>
        </w:rPr>
      </w:pPr>
    </w:p>
    <w:tbl>
      <w:tblPr>
        <w:tblW w:w="9746" w:type="dxa"/>
        <w:tblInd w:w="-714" w:type="dxa"/>
        <w:tblCellMar>
          <w:left w:w="70" w:type="dxa"/>
          <w:right w:w="70" w:type="dxa"/>
        </w:tblCellMar>
        <w:tblLook w:val="04A0" w:firstRow="1" w:lastRow="0" w:firstColumn="1" w:lastColumn="0" w:noHBand="0" w:noVBand="1"/>
      </w:tblPr>
      <w:tblGrid>
        <w:gridCol w:w="630"/>
        <w:gridCol w:w="622"/>
        <w:gridCol w:w="868"/>
        <w:gridCol w:w="5412"/>
        <w:gridCol w:w="1202"/>
        <w:gridCol w:w="1012"/>
      </w:tblGrid>
      <w:tr w:rsidR="002774D4" w:rsidRPr="00FF4130" w14:paraId="4A2B8A28" w14:textId="77777777" w:rsidTr="00945F3F">
        <w:trPr>
          <w:trHeight w:val="296"/>
        </w:trPr>
        <w:tc>
          <w:tcPr>
            <w:tcW w:w="9746"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3C1501F" w14:textId="1389B819" w:rsidR="002774D4" w:rsidRPr="002774D4" w:rsidRDefault="002774D4" w:rsidP="00FF4130">
            <w:pPr>
              <w:jc w:val="center"/>
              <w:rPr>
                <w:rFonts w:ascii="Tahoma" w:hAnsi="Tahoma" w:cs="Tahoma"/>
                <w:b/>
                <w:bCs/>
                <w:color w:val="000000"/>
                <w:sz w:val="20"/>
                <w:szCs w:val="20"/>
              </w:rPr>
            </w:pPr>
            <w:r>
              <w:rPr>
                <w:rFonts w:ascii="Tahoma" w:hAnsi="Tahoma" w:cs="Tahoma"/>
                <w:b/>
                <w:bCs/>
                <w:color w:val="000000"/>
                <w:sz w:val="20"/>
                <w:szCs w:val="20"/>
              </w:rPr>
              <w:t>Lote 1</w:t>
            </w:r>
          </w:p>
        </w:tc>
      </w:tr>
      <w:tr w:rsidR="00FF4130" w:rsidRPr="00FF4130" w14:paraId="362C7DDB" w14:textId="77777777" w:rsidTr="002774D4">
        <w:trPr>
          <w:trHeight w:val="296"/>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15B45" w14:textId="77777777" w:rsidR="00FF4130" w:rsidRPr="002774D4" w:rsidRDefault="00FF4130" w:rsidP="00FF4130">
            <w:pPr>
              <w:jc w:val="center"/>
              <w:rPr>
                <w:rFonts w:ascii="Tahoma" w:hAnsi="Tahoma" w:cs="Tahoma"/>
                <w:b/>
                <w:bCs/>
                <w:color w:val="000000"/>
                <w:sz w:val="20"/>
                <w:szCs w:val="20"/>
              </w:rPr>
            </w:pPr>
            <w:r w:rsidRPr="002774D4">
              <w:rPr>
                <w:rFonts w:ascii="Tahoma" w:hAnsi="Tahoma" w:cs="Tahoma"/>
                <w:b/>
                <w:bCs/>
                <w:color w:val="000000"/>
                <w:sz w:val="20"/>
                <w:szCs w:val="20"/>
              </w:rPr>
              <w:t>Item</w:t>
            </w:r>
          </w:p>
        </w:tc>
        <w:tc>
          <w:tcPr>
            <w:tcW w:w="622" w:type="dxa"/>
            <w:tcBorders>
              <w:top w:val="single" w:sz="4" w:space="0" w:color="auto"/>
              <w:left w:val="nil"/>
              <w:bottom w:val="single" w:sz="4" w:space="0" w:color="auto"/>
              <w:right w:val="single" w:sz="4" w:space="0" w:color="auto"/>
            </w:tcBorders>
            <w:shd w:val="clear" w:color="auto" w:fill="auto"/>
            <w:noWrap/>
            <w:vAlign w:val="center"/>
            <w:hideMark/>
          </w:tcPr>
          <w:p w14:paraId="0A675A49" w14:textId="77777777" w:rsidR="00FF4130" w:rsidRPr="002774D4" w:rsidRDefault="00FF4130" w:rsidP="00FF4130">
            <w:pPr>
              <w:jc w:val="center"/>
              <w:rPr>
                <w:rFonts w:ascii="Tahoma" w:hAnsi="Tahoma" w:cs="Tahoma"/>
                <w:b/>
                <w:bCs/>
                <w:color w:val="000000"/>
                <w:sz w:val="20"/>
                <w:szCs w:val="20"/>
              </w:rPr>
            </w:pPr>
            <w:proofErr w:type="spellStart"/>
            <w:r w:rsidRPr="002774D4">
              <w:rPr>
                <w:rFonts w:ascii="Tahoma" w:hAnsi="Tahoma" w:cs="Tahoma"/>
                <w:b/>
                <w:bCs/>
                <w:color w:val="000000"/>
                <w:sz w:val="20"/>
                <w:szCs w:val="20"/>
              </w:rPr>
              <w:t>Qtde</w:t>
            </w:r>
            <w:proofErr w:type="spellEnd"/>
          </w:p>
        </w:tc>
        <w:tc>
          <w:tcPr>
            <w:tcW w:w="868" w:type="dxa"/>
            <w:tcBorders>
              <w:top w:val="single" w:sz="4" w:space="0" w:color="auto"/>
              <w:left w:val="nil"/>
              <w:bottom w:val="single" w:sz="4" w:space="0" w:color="auto"/>
              <w:right w:val="single" w:sz="4" w:space="0" w:color="auto"/>
            </w:tcBorders>
            <w:shd w:val="clear" w:color="auto" w:fill="auto"/>
            <w:noWrap/>
            <w:vAlign w:val="center"/>
            <w:hideMark/>
          </w:tcPr>
          <w:p w14:paraId="39FF4B6E" w14:textId="77777777" w:rsidR="00FF4130" w:rsidRPr="002774D4" w:rsidRDefault="00FF4130" w:rsidP="00FF4130">
            <w:pPr>
              <w:jc w:val="center"/>
              <w:rPr>
                <w:rFonts w:ascii="Tahoma" w:hAnsi="Tahoma" w:cs="Tahoma"/>
                <w:b/>
                <w:bCs/>
                <w:color w:val="000000"/>
                <w:sz w:val="20"/>
                <w:szCs w:val="20"/>
              </w:rPr>
            </w:pPr>
            <w:proofErr w:type="spellStart"/>
            <w:r w:rsidRPr="002774D4">
              <w:rPr>
                <w:rFonts w:ascii="Tahoma" w:hAnsi="Tahoma" w:cs="Tahoma"/>
                <w:b/>
                <w:bCs/>
                <w:color w:val="000000"/>
                <w:sz w:val="20"/>
                <w:szCs w:val="20"/>
              </w:rPr>
              <w:t>Unid</w:t>
            </w:r>
            <w:proofErr w:type="spellEnd"/>
          </w:p>
        </w:tc>
        <w:tc>
          <w:tcPr>
            <w:tcW w:w="5412" w:type="dxa"/>
            <w:tcBorders>
              <w:top w:val="single" w:sz="4" w:space="0" w:color="auto"/>
              <w:left w:val="nil"/>
              <w:bottom w:val="single" w:sz="4" w:space="0" w:color="auto"/>
              <w:right w:val="single" w:sz="4" w:space="0" w:color="auto"/>
            </w:tcBorders>
            <w:shd w:val="clear" w:color="auto" w:fill="auto"/>
            <w:noWrap/>
            <w:vAlign w:val="center"/>
            <w:hideMark/>
          </w:tcPr>
          <w:p w14:paraId="11FD9B8C" w14:textId="77777777" w:rsidR="00FF4130" w:rsidRPr="002774D4" w:rsidRDefault="00FF4130" w:rsidP="00FF4130">
            <w:pPr>
              <w:jc w:val="center"/>
              <w:rPr>
                <w:rFonts w:ascii="Tahoma" w:hAnsi="Tahoma" w:cs="Tahoma"/>
                <w:b/>
                <w:bCs/>
                <w:color w:val="000000"/>
                <w:sz w:val="20"/>
                <w:szCs w:val="20"/>
              </w:rPr>
            </w:pPr>
            <w:r w:rsidRPr="002774D4">
              <w:rPr>
                <w:rFonts w:ascii="Tahoma" w:hAnsi="Tahoma" w:cs="Tahoma"/>
                <w:b/>
                <w:bCs/>
                <w:color w:val="000000"/>
                <w:sz w:val="20"/>
                <w:szCs w:val="20"/>
              </w:rPr>
              <w:t>Discriminação</w:t>
            </w:r>
          </w:p>
        </w:tc>
        <w:tc>
          <w:tcPr>
            <w:tcW w:w="1202" w:type="dxa"/>
            <w:tcBorders>
              <w:top w:val="single" w:sz="4" w:space="0" w:color="auto"/>
              <w:left w:val="nil"/>
              <w:bottom w:val="single" w:sz="4" w:space="0" w:color="auto"/>
              <w:right w:val="single" w:sz="4" w:space="0" w:color="auto"/>
            </w:tcBorders>
            <w:shd w:val="clear" w:color="auto" w:fill="auto"/>
            <w:noWrap/>
            <w:vAlign w:val="center"/>
            <w:hideMark/>
          </w:tcPr>
          <w:p w14:paraId="49450281" w14:textId="77777777" w:rsidR="00FF4130" w:rsidRPr="002774D4" w:rsidRDefault="00FF4130" w:rsidP="00FF4130">
            <w:pPr>
              <w:jc w:val="center"/>
              <w:rPr>
                <w:rFonts w:ascii="Tahoma" w:hAnsi="Tahoma" w:cs="Tahoma"/>
                <w:b/>
                <w:bCs/>
                <w:color w:val="000000"/>
                <w:sz w:val="20"/>
                <w:szCs w:val="20"/>
              </w:rPr>
            </w:pPr>
            <w:r w:rsidRPr="002774D4">
              <w:rPr>
                <w:rFonts w:ascii="Tahoma" w:hAnsi="Tahoma" w:cs="Tahoma"/>
                <w:b/>
                <w:bCs/>
                <w:color w:val="000000"/>
                <w:sz w:val="20"/>
                <w:szCs w:val="20"/>
              </w:rPr>
              <w:t>Valor Unitário Máximo</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777DF4FD" w14:textId="77777777" w:rsidR="00FF4130" w:rsidRPr="002774D4" w:rsidRDefault="00FF4130" w:rsidP="00FF4130">
            <w:pPr>
              <w:jc w:val="center"/>
              <w:rPr>
                <w:rFonts w:ascii="Tahoma" w:hAnsi="Tahoma" w:cs="Tahoma"/>
                <w:b/>
                <w:bCs/>
                <w:color w:val="000000"/>
                <w:sz w:val="20"/>
                <w:szCs w:val="20"/>
              </w:rPr>
            </w:pPr>
            <w:r w:rsidRPr="002774D4">
              <w:rPr>
                <w:rFonts w:ascii="Tahoma" w:hAnsi="Tahoma" w:cs="Tahoma"/>
                <w:b/>
                <w:bCs/>
                <w:color w:val="000000"/>
                <w:sz w:val="20"/>
                <w:szCs w:val="20"/>
              </w:rPr>
              <w:t>Valor Total Máximo</w:t>
            </w:r>
          </w:p>
        </w:tc>
      </w:tr>
      <w:tr w:rsidR="00FF4130" w:rsidRPr="00FF4130" w14:paraId="14D2B4C8" w14:textId="77777777" w:rsidTr="002774D4">
        <w:trPr>
          <w:trHeight w:val="2673"/>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3E4FC6B"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1</w:t>
            </w:r>
          </w:p>
        </w:tc>
        <w:tc>
          <w:tcPr>
            <w:tcW w:w="622" w:type="dxa"/>
            <w:tcBorders>
              <w:top w:val="nil"/>
              <w:left w:val="nil"/>
              <w:bottom w:val="single" w:sz="4" w:space="0" w:color="auto"/>
              <w:right w:val="single" w:sz="4" w:space="0" w:color="auto"/>
            </w:tcBorders>
            <w:shd w:val="clear" w:color="auto" w:fill="auto"/>
            <w:noWrap/>
            <w:vAlign w:val="center"/>
            <w:hideMark/>
          </w:tcPr>
          <w:p w14:paraId="62B4881C"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1000</w:t>
            </w:r>
          </w:p>
        </w:tc>
        <w:tc>
          <w:tcPr>
            <w:tcW w:w="868" w:type="dxa"/>
            <w:tcBorders>
              <w:top w:val="nil"/>
              <w:left w:val="nil"/>
              <w:bottom w:val="single" w:sz="4" w:space="0" w:color="auto"/>
              <w:right w:val="single" w:sz="4" w:space="0" w:color="auto"/>
            </w:tcBorders>
            <w:shd w:val="clear" w:color="auto" w:fill="auto"/>
            <w:noWrap/>
            <w:vAlign w:val="center"/>
            <w:hideMark/>
          </w:tcPr>
          <w:p w14:paraId="42D681F3"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metros</w:t>
            </w:r>
          </w:p>
        </w:tc>
        <w:tc>
          <w:tcPr>
            <w:tcW w:w="5412" w:type="dxa"/>
            <w:tcBorders>
              <w:top w:val="nil"/>
              <w:left w:val="nil"/>
              <w:bottom w:val="single" w:sz="4" w:space="0" w:color="auto"/>
              <w:right w:val="single" w:sz="4" w:space="0" w:color="auto"/>
            </w:tcBorders>
            <w:shd w:val="clear" w:color="auto" w:fill="auto"/>
            <w:vAlign w:val="bottom"/>
            <w:hideMark/>
          </w:tcPr>
          <w:p w14:paraId="3A4410B5" w14:textId="77777777" w:rsidR="00FF4130" w:rsidRPr="002774D4" w:rsidRDefault="00FF4130" w:rsidP="00FF4130">
            <w:pPr>
              <w:rPr>
                <w:rFonts w:ascii="Tahoma" w:hAnsi="Tahoma" w:cs="Tahoma"/>
                <w:color w:val="000000"/>
                <w:sz w:val="20"/>
                <w:szCs w:val="20"/>
              </w:rPr>
            </w:pPr>
            <w:r w:rsidRPr="002774D4">
              <w:rPr>
                <w:rFonts w:ascii="Tahoma" w:hAnsi="Tahoma" w:cs="Tahoma"/>
                <w:b/>
                <w:bCs/>
                <w:color w:val="000000"/>
                <w:sz w:val="20"/>
                <w:szCs w:val="20"/>
              </w:rPr>
              <w:t>Cabo de Instrumentação/Sinal 1x2x1,00 mm²</w:t>
            </w:r>
            <w:r w:rsidRPr="002774D4">
              <w:rPr>
                <w:rFonts w:ascii="Tahoma" w:hAnsi="Tahoma" w:cs="Tahoma"/>
                <w:color w:val="000000"/>
                <w:sz w:val="20"/>
                <w:szCs w:val="20"/>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2774D4">
              <w:rPr>
                <w:rFonts w:ascii="Tahoma" w:hAnsi="Tahoma" w:cs="Tahoma"/>
                <w:color w:val="000000"/>
                <w:sz w:val="20"/>
                <w:szCs w:val="20"/>
              </w:rPr>
              <w:t>aluminizada</w:t>
            </w:r>
            <w:proofErr w:type="spellEnd"/>
            <w:r w:rsidRPr="002774D4">
              <w:rPr>
                <w:rFonts w:ascii="Tahoma" w:hAnsi="Tahoma" w:cs="Tahoma"/>
                <w:color w:val="000000"/>
                <w:sz w:val="20"/>
                <w:szCs w:val="20"/>
              </w:rPr>
              <w:t xml:space="preserve"> não higroscópica e com dreno em cobre estanhado ou blindagem em malha de cobre estanhada / Atendendo à NBR 10300 / A ser fornecido em rolos com metragem mínima de 200 metros cada / Modelo de referência: </w:t>
            </w:r>
            <w:proofErr w:type="spellStart"/>
            <w:r w:rsidRPr="002774D4">
              <w:rPr>
                <w:rFonts w:ascii="Tahoma" w:hAnsi="Tahoma" w:cs="Tahoma"/>
                <w:color w:val="000000"/>
                <w:sz w:val="20"/>
                <w:szCs w:val="20"/>
              </w:rPr>
              <w:t>Conduscamp</w:t>
            </w:r>
            <w:proofErr w:type="spellEnd"/>
            <w:r w:rsidRPr="002774D4">
              <w:rPr>
                <w:rFonts w:ascii="Tahoma" w:hAnsi="Tahoma" w:cs="Tahoma"/>
                <w:color w:val="000000"/>
                <w:sz w:val="20"/>
                <w:szCs w:val="20"/>
              </w:rPr>
              <w:t xml:space="preserve"> código 033.0612.01.01</w:t>
            </w:r>
          </w:p>
        </w:tc>
        <w:tc>
          <w:tcPr>
            <w:tcW w:w="1202" w:type="dxa"/>
            <w:tcBorders>
              <w:top w:val="nil"/>
              <w:left w:val="nil"/>
              <w:bottom w:val="single" w:sz="4" w:space="0" w:color="auto"/>
              <w:right w:val="single" w:sz="4" w:space="0" w:color="auto"/>
            </w:tcBorders>
            <w:shd w:val="clear" w:color="auto" w:fill="auto"/>
            <w:noWrap/>
            <w:vAlign w:val="center"/>
            <w:hideMark/>
          </w:tcPr>
          <w:p w14:paraId="6041C9E4"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c>
          <w:tcPr>
            <w:tcW w:w="1012" w:type="dxa"/>
            <w:tcBorders>
              <w:top w:val="nil"/>
              <w:left w:val="nil"/>
              <w:bottom w:val="single" w:sz="4" w:space="0" w:color="auto"/>
              <w:right w:val="single" w:sz="4" w:space="0" w:color="auto"/>
            </w:tcBorders>
            <w:shd w:val="clear" w:color="auto" w:fill="auto"/>
            <w:noWrap/>
            <w:vAlign w:val="center"/>
            <w:hideMark/>
          </w:tcPr>
          <w:p w14:paraId="56EB1D5F"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r>
      <w:tr w:rsidR="00FF4130" w:rsidRPr="00FF4130" w14:paraId="07880D2B" w14:textId="77777777" w:rsidTr="002774D4">
        <w:trPr>
          <w:trHeight w:val="2976"/>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26E2C61"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lastRenderedPageBreak/>
              <w:t>2</w:t>
            </w:r>
          </w:p>
        </w:tc>
        <w:tc>
          <w:tcPr>
            <w:tcW w:w="622" w:type="dxa"/>
            <w:tcBorders>
              <w:top w:val="nil"/>
              <w:left w:val="nil"/>
              <w:bottom w:val="single" w:sz="4" w:space="0" w:color="auto"/>
              <w:right w:val="single" w:sz="4" w:space="0" w:color="auto"/>
            </w:tcBorders>
            <w:shd w:val="clear" w:color="auto" w:fill="auto"/>
            <w:noWrap/>
            <w:vAlign w:val="center"/>
            <w:hideMark/>
          </w:tcPr>
          <w:p w14:paraId="07A96945"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1000</w:t>
            </w:r>
          </w:p>
        </w:tc>
        <w:tc>
          <w:tcPr>
            <w:tcW w:w="868" w:type="dxa"/>
            <w:tcBorders>
              <w:top w:val="nil"/>
              <w:left w:val="nil"/>
              <w:bottom w:val="single" w:sz="4" w:space="0" w:color="auto"/>
              <w:right w:val="single" w:sz="4" w:space="0" w:color="auto"/>
            </w:tcBorders>
            <w:shd w:val="clear" w:color="auto" w:fill="auto"/>
            <w:noWrap/>
            <w:vAlign w:val="center"/>
            <w:hideMark/>
          </w:tcPr>
          <w:p w14:paraId="0938426E"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metros</w:t>
            </w:r>
          </w:p>
        </w:tc>
        <w:tc>
          <w:tcPr>
            <w:tcW w:w="5412" w:type="dxa"/>
            <w:tcBorders>
              <w:top w:val="nil"/>
              <w:left w:val="nil"/>
              <w:bottom w:val="single" w:sz="4" w:space="0" w:color="auto"/>
              <w:right w:val="single" w:sz="4" w:space="0" w:color="auto"/>
            </w:tcBorders>
            <w:shd w:val="clear" w:color="auto" w:fill="auto"/>
            <w:vAlign w:val="bottom"/>
            <w:hideMark/>
          </w:tcPr>
          <w:p w14:paraId="4E591894" w14:textId="77777777" w:rsidR="00FF4130" w:rsidRPr="002774D4" w:rsidRDefault="00FF4130" w:rsidP="00FF4130">
            <w:pPr>
              <w:rPr>
                <w:rFonts w:ascii="Tahoma" w:hAnsi="Tahoma" w:cs="Tahoma"/>
                <w:color w:val="000000"/>
                <w:sz w:val="20"/>
                <w:szCs w:val="20"/>
              </w:rPr>
            </w:pPr>
            <w:r w:rsidRPr="002774D4">
              <w:rPr>
                <w:rFonts w:ascii="Tahoma" w:hAnsi="Tahoma" w:cs="Tahoma"/>
                <w:b/>
                <w:bCs/>
                <w:color w:val="000000"/>
                <w:sz w:val="20"/>
                <w:szCs w:val="20"/>
              </w:rPr>
              <w:t>Cabo de Instrumentação/Sinal 1x2x2,50 mm2</w:t>
            </w:r>
            <w:r w:rsidRPr="002774D4">
              <w:rPr>
                <w:rFonts w:ascii="Tahoma" w:hAnsi="Tahoma" w:cs="Tahoma"/>
                <w:color w:val="000000"/>
                <w:sz w:val="20"/>
                <w:szCs w:val="20"/>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2774D4">
              <w:rPr>
                <w:rFonts w:ascii="Tahoma" w:hAnsi="Tahoma" w:cs="Tahoma"/>
                <w:color w:val="000000"/>
                <w:sz w:val="20"/>
                <w:szCs w:val="20"/>
              </w:rPr>
              <w:t>aluminizada</w:t>
            </w:r>
            <w:proofErr w:type="spellEnd"/>
            <w:r w:rsidRPr="002774D4">
              <w:rPr>
                <w:rFonts w:ascii="Tahoma" w:hAnsi="Tahoma" w:cs="Tahoma"/>
                <w:color w:val="000000"/>
                <w:sz w:val="20"/>
                <w:szCs w:val="20"/>
              </w:rPr>
              <w:t xml:space="preserve"> não higroscópica e com dreno em cobre estanhado ou blindagem em malha de cobre estanhada / Atendendo à NBR 10300 / A ser fornecido em rolos com metragem mínima de 200 metros cada / Modelo de referência: </w:t>
            </w:r>
            <w:proofErr w:type="spellStart"/>
            <w:r w:rsidRPr="002774D4">
              <w:rPr>
                <w:rFonts w:ascii="Tahoma" w:hAnsi="Tahoma" w:cs="Tahoma"/>
                <w:color w:val="000000"/>
                <w:sz w:val="20"/>
                <w:szCs w:val="20"/>
              </w:rPr>
              <w:t>Conduscamp</w:t>
            </w:r>
            <w:proofErr w:type="spellEnd"/>
            <w:r w:rsidRPr="002774D4">
              <w:rPr>
                <w:rFonts w:ascii="Tahoma" w:hAnsi="Tahoma" w:cs="Tahoma"/>
                <w:color w:val="000000"/>
                <w:sz w:val="20"/>
                <w:szCs w:val="20"/>
              </w:rPr>
              <w:t xml:space="preserve"> código 033.0614.01.01</w:t>
            </w:r>
          </w:p>
        </w:tc>
        <w:tc>
          <w:tcPr>
            <w:tcW w:w="1202" w:type="dxa"/>
            <w:tcBorders>
              <w:top w:val="nil"/>
              <w:left w:val="nil"/>
              <w:bottom w:val="single" w:sz="4" w:space="0" w:color="auto"/>
              <w:right w:val="single" w:sz="4" w:space="0" w:color="auto"/>
            </w:tcBorders>
            <w:shd w:val="clear" w:color="auto" w:fill="auto"/>
            <w:noWrap/>
            <w:vAlign w:val="center"/>
            <w:hideMark/>
          </w:tcPr>
          <w:p w14:paraId="4B10BC75"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c>
          <w:tcPr>
            <w:tcW w:w="1012" w:type="dxa"/>
            <w:tcBorders>
              <w:top w:val="nil"/>
              <w:left w:val="nil"/>
              <w:bottom w:val="single" w:sz="4" w:space="0" w:color="auto"/>
              <w:right w:val="single" w:sz="4" w:space="0" w:color="auto"/>
            </w:tcBorders>
            <w:shd w:val="clear" w:color="auto" w:fill="auto"/>
            <w:noWrap/>
            <w:vAlign w:val="center"/>
            <w:hideMark/>
          </w:tcPr>
          <w:p w14:paraId="5C1AB469"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r>
      <w:tr w:rsidR="00FF4130" w:rsidRPr="00FF4130" w14:paraId="57EF1F35" w14:textId="77777777" w:rsidTr="002774D4">
        <w:trPr>
          <w:trHeight w:val="1781"/>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096DE91D"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3</w:t>
            </w:r>
          </w:p>
        </w:tc>
        <w:tc>
          <w:tcPr>
            <w:tcW w:w="622" w:type="dxa"/>
            <w:tcBorders>
              <w:top w:val="nil"/>
              <w:left w:val="nil"/>
              <w:bottom w:val="single" w:sz="4" w:space="0" w:color="auto"/>
              <w:right w:val="single" w:sz="4" w:space="0" w:color="auto"/>
            </w:tcBorders>
            <w:shd w:val="clear" w:color="auto" w:fill="auto"/>
            <w:noWrap/>
            <w:vAlign w:val="center"/>
            <w:hideMark/>
          </w:tcPr>
          <w:p w14:paraId="5894C3BE"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1</w:t>
            </w:r>
          </w:p>
        </w:tc>
        <w:tc>
          <w:tcPr>
            <w:tcW w:w="868" w:type="dxa"/>
            <w:tcBorders>
              <w:top w:val="nil"/>
              <w:left w:val="nil"/>
              <w:bottom w:val="single" w:sz="4" w:space="0" w:color="auto"/>
              <w:right w:val="single" w:sz="4" w:space="0" w:color="auto"/>
            </w:tcBorders>
            <w:shd w:val="clear" w:color="auto" w:fill="auto"/>
            <w:noWrap/>
            <w:vAlign w:val="center"/>
            <w:hideMark/>
          </w:tcPr>
          <w:p w14:paraId="5E26316E"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rolo de 500 metros</w:t>
            </w:r>
          </w:p>
        </w:tc>
        <w:tc>
          <w:tcPr>
            <w:tcW w:w="5412" w:type="dxa"/>
            <w:tcBorders>
              <w:top w:val="nil"/>
              <w:left w:val="nil"/>
              <w:bottom w:val="single" w:sz="4" w:space="0" w:color="auto"/>
              <w:right w:val="single" w:sz="4" w:space="0" w:color="auto"/>
            </w:tcBorders>
            <w:shd w:val="clear" w:color="auto" w:fill="auto"/>
            <w:vAlign w:val="bottom"/>
            <w:hideMark/>
          </w:tcPr>
          <w:p w14:paraId="7A4327E4" w14:textId="77777777" w:rsidR="00FF4130" w:rsidRPr="002774D4" w:rsidRDefault="00FF4130" w:rsidP="00FF4130">
            <w:pPr>
              <w:rPr>
                <w:rFonts w:ascii="Tahoma" w:hAnsi="Tahoma" w:cs="Tahoma"/>
                <w:color w:val="000000"/>
                <w:sz w:val="20"/>
                <w:szCs w:val="20"/>
              </w:rPr>
            </w:pPr>
            <w:r w:rsidRPr="002774D4">
              <w:rPr>
                <w:rFonts w:ascii="Tahoma" w:hAnsi="Tahoma" w:cs="Tahoma"/>
                <w:b/>
                <w:bCs/>
                <w:color w:val="000000"/>
                <w:sz w:val="20"/>
                <w:szCs w:val="20"/>
              </w:rPr>
              <w:t xml:space="preserve">Fio telefônico para jumper; </w:t>
            </w:r>
            <w:r w:rsidRPr="002774D4">
              <w:rPr>
                <w:rFonts w:ascii="Tahoma" w:hAnsi="Tahoma" w:cs="Tahoma"/>
                <w:color w:val="000000"/>
                <w:sz w:val="20"/>
                <w:szCs w:val="20"/>
              </w:rPr>
              <w:t xml:space="preserve">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2774D4">
              <w:rPr>
                <w:rFonts w:ascii="Tahoma" w:hAnsi="Tahoma" w:cs="Tahoma"/>
                <w:color w:val="000000"/>
                <w:sz w:val="20"/>
                <w:szCs w:val="20"/>
              </w:rPr>
              <w:t>Multitoc</w:t>
            </w:r>
            <w:proofErr w:type="spellEnd"/>
          </w:p>
        </w:tc>
        <w:tc>
          <w:tcPr>
            <w:tcW w:w="1202" w:type="dxa"/>
            <w:tcBorders>
              <w:top w:val="nil"/>
              <w:left w:val="nil"/>
              <w:bottom w:val="single" w:sz="4" w:space="0" w:color="auto"/>
              <w:right w:val="single" w:sz="4" w:space="0" w:color="auto"/>
            </w:tcBorders>
            <w:shd w:val="clear" w:color="auto" w:fill="auto"/>
            <w:noWrap/>
            <w:vAlign w:val="center"/>
            <w:hideMark/>
          </w:tcPr>
          <w:p w14:paraId="7D5E5B59"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c>
          <w:tcPr>
            <w:tcW w:w="1012" w:type="dxa"/>
            <w:tcBorders>
              <w:top w:val="nil"/>
              <w:left w:val="nil"/>
              <w:bottom w:val="single" w:sz="4" w:space="0" w:color="auto"/>
              <w:right w:val="single" w:sz="4" w:space="0" w:color="auto"/>
            </w:tcBorders>
            <w:shd w:val="clear" w:color="auto" w:fill="auto"/>
            <w:noWrap/>
            <w:vAlign w:val="center"/>
            <w:hideMark/>
          </w:tcPr>
          <w:p w14:paraId="27E3598C"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r>
      <w:tr w:rsidR="00FF4130" w:rsidRPr="00FF4130" w14:paraId="565A44DB" w14:textId="77777777" w:rsidTr="002774D4">
        <w:trPr>
          <w:trHeight w:val="1989"/>
        </w:trPr>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0B8D1BCF"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4</w:t>
            </w:r>
          </w:p>
        </w:tc>
        <w:tc>
          <w:tcPr>
            <w:tcW w:w="622" w:type="dxa"/>
            <w:tcBorders>
              <w:top w:val="nil"/>
              <w:left w:val="nil"/>
              <w:bottom w:val="single" w:sz="4" w:space="0" w:color="auto"/>
              <w:right w:val="single" w:sz="4" w:space="0" w:color="auto"/>
            </w:tcBorders>
            <w:shd w:val="clear" w:color="auto" w:fill="auto"/>
            <w:noWrap/>
            <w:vAlign w:val="center"/>
            <w:hideMark/>
          </w:tcPr>
          <w:p w14:paraId="3F7088B9"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4</w:t>
            </w:r>
          </w:p>
        </w:tc>
        <w:tc>
          <w:tcPr>
            <w:tcW w:w="868" w:type="dxa"/>
            <w:tcBorders>
              <w:top w:val="nil"/>
              <w:left w:val="nil"/>
              <w:bottom w:val="single" w:sz="4" w:space="0" w:color="auto"/>
              <w:right w:val="single" w:sz="4" w:space="0" w:color="auto"/>
            </w:tcBorders>
            <w:shd w:val="clear" w:color="auto" w:fill="auto"/>
            <w:noWrap/>
            <w:vAlign w:val="center"/>
            <w:hideMark/>
          </w:tcPr>
          <w:p w14:paraId="5B3A07B5" w14:textId="77777777" w:rsidR="00FF4130" w:rsidRPr="002774D4" w:rsidRDefault="00FF4130" w:rsidP="00FF4130">
            <w:pPr>
              <w:jc w:val="center"/>
              <w:rPr>
                <w:rFonts w:ascii="Tahoma" w:hAnsi="Tahoma" w:cs="Tahoma"/>
                <w:color w:val="000000"/>
                <w:sz w:val="20"/>
                <w:szCs w:val="20"/>
              </w:rPr>
            </w:pPr>
            <w:r w:rsidRPr="002774D4">
              <w:rPr>
                <w:rFonts w:ascii="Tahoma" w:hAnsi="Tahoma" w:cs="Tahoma"/>
                <w:color w:val="000000"/>
                <w:sz w:val="20"/>
                <w:szCs w:val="20"/>
              </w:rPr>
              <w:t>rolo de 100 metros</w:t>
            </w:r>
          </w:p>
        </w:tc>
        <w:tc>
          <w:tcPr>
            <w:tcW w:w="5412" w:type="dxa"/>
            <w:tcBorders>
              <w:top w:val="nil"/>
              <w:left w:val="nil"/>
              <w:bottom w:val="single" w:sz="4" w:space="0" w:color="auto"/>
              <w:right w:val="single" w:sz="4" w:space="0" w:color="auto"/>
            </w:tcBorders>
            <w:shd w:val="clear" w:color="auto" w:fill="auto"/>
            <w:vAlign w:val="bottom"/>
            <w:hideMark/>
          </w:tcPr>
          <w:p w14:paraId="5C46972C" w14:textId="77777777" w:rsidR="00FF4130" w:rsidRPr="002774D4" w:rsidRDefault="00FF4130" w:rsidP="00FF4130">
            <w:pPr>
              <w:rPr>
                <w:rFonts w:ascii="Tahoma" w:hAnsi="Tahoma" w:cs="Tahoma"/>
                <w:color w:val="000000"/>
                <w:sz w:val="20"/>
                <w:szCs w:val="20"/>
              </w:rPr>
            </w:pPr>
            <w:r w:rsidRPr="002774D4">
              <w:rPr>
                <w:rFonts w:ascii="Tahoma" w:hAnsi="Tahoma" w:cs="Tahoma"/>
                <w:b/>
                <w:bCs/>
                <w:color w:val="000000"/>
                <w:sz w:val="20"/>
                <w:szCs w:val="20"/>
              </w:rPr>
              <w:t>Cabo Coaxial RG06</w:t>
            </w:r>
            <w:r w:rsidRPr="002774D4">
              <w:rPr>
                <w:rFonts w:ascii="Tahoma" w:hAnsi="Tahoma" w:cs="Tahoma"/>
                <w:color w:val="000000"/>
                <w:sz w:val="20"/>
                <w:szCs w:val="20"/>
              </w:rPr>
              <w:t xml:space="preserve">; / Condutor interno de aço cobreado de </w:t>
            </w:r>
            <w:r w:rsidRPr="002774D4">
              <w:rPr>
                <w:rFonts w:ascii="Cambria Math" w:hAnsi="Cambria Math" w:cs="Cambria Math"/>
                <w:color w:val="000000"/>
                <w:sz w:val="20"/>
                <w:szCs w:val="20"/>
              </w:rPr>
              <w:t>≅</w:t>
            </w:r>
            <w:r w:rsidRPr="002774D4">
              <w:rPr>
                <w:rFonts w:ascii="Tahoma" w:hAnsi="Tahoma" w:cs="Tahoma"/>
                <w:color w:val="000000"/>
                <w:sz w:val="20"/>
                <w:szCs w:val="20"/>
              </w:rPr>
              <w:t xml:space="preserve">1 mm / Dielétrico em polietileno expandido de </w:t>
            </w:r>
            <w:r w:rsidRPr="002774D4">
              <w:rPr>
                <w:rFonts w:ascii="Cambria Math" w:hAnsi="Cambria Math" w:cs="Cambria Math"/>
                <w:color w:val="000000"/>
                <w:sz w:val="20"/>
                <w:szCs w:val="20"/>
              </w:rPr>
              <w:t>≅</w:t>
            </w:r>
            <w:r w:rsidRPr="002774D4">
              <w:rPr>
                <w:rFonts w:ascii="Tahoma" w:hAnsi="Tahoma" w:cs="Tahoma"/>
                <w:color w:val="000000"/>
                <w:sz w:val="20"/>
                <w:szCs w:val="20"/>
              </w:rPr>
              <w:t xml:space="preserve"> 4,5mm / Fita de alumínio aderindo ao dielétrico (1ª blindagem)/ Malha de alumínio - mínima de 90% (2ª blindagem) / Capa em PVC não </w:t>
            </w:r>
            <w:proofErr w:type="spellStart"/>
            <w:r w:rsidRPr="002774D4">
              <w:rPr>
                <w:rFonts w:ascii="Tahoma" w:hAnsi="Tahoma" w:cs="Tahoma"/>
                <w:color w:val="000000"/>
                <w:sz w:val="20"/>
                <w:szCs w:val="20"/>
              </w:rPr>
              <w:t>propagante</w:t>
            </w:r>
            <w:proofErr w:type="spellEnd"/>
            <w:r w:rsidRPr="002774D4">
              <w:rPr>
                <w:rFonts w:ascii="Tahoma" w:hAnsi="Tahoma" w:cs="Tahoma"/>
                <w:color w:val="000000"/>
                <w:sz w:val="20"/>
                <w:szCs w:val="20"/>
              </w:rPr>
              <w:t xml:space="preserve"> de chamas / Impedância média de 75 Ohms / Homologado pela Anatel / Marcas de referência: </w:t>
            </w:r>
            <w:proofErr w:type="spellStart"/>
            <w:r w:rsidRPr="002774D4">
              <w:rPr>
                <w:rFonts w:ascii="Tahoma" w:hAnsi="Tahoma" w:cs="Tahoma"/>
                <w:color w:val="000000"/>
                <w:sz w:val="20"/>
                <w:szCs w:val="20"/>
              </w:rPr>
              <w:t>Megatron</w:t>
            </w:r>
            <w:proofErr w:type="spellEnd"/>
            <w:r w:rsidRPr="002774D4">
              <w:rPr>
                <w:rFonts w:ascii="Tahoma" w:hAnsi="Tahoma" w:cs="Tahoma"/>
                <w:color w:val="000000"/>
                <w:sz w:val="20"/>
                <w:szCs w:val="20"/>
              </w:rPr>
              <w:t xml:space="preserve">, </w:t>
            </w:r>
            <w:proofErr w:type="spellStart"/>
            <w:r w:rsidRPr="002774D4">
              <w:rPr>
                <w:rFonts w:ascii="Tahoma" w:hAnsi="Tahoma" w:cs="Tahoma"/>
                <w:color w:val="000000"/>
                <w:sz w:val="20"/>
                <w:szCs w:val="20"/>
              </w:rPr>
              <w:t>Cabletech</w:t>
            </w:r>
            <w:proofErr w:type="spellEnd"/>
            <w:r w:rsidRPr="002774D4">
              <w:rPr>
                <w:rFonts w:ascii="Tahoma" w:hAnsi="Tahoma" w:cs="Tahoma"/>
                <w:color w:val="000000"/>
                <w:sz w:val="20"/>
                <w:szCs w:val="20"/>
              </w:rPr>
              <w:t xml:space="preserve"> </w:t>
            </w:r>
          </w:p>
        </w:tc>
        <w:tc>
          <w:tcPr>
            <w:tcW w:w="1202" w:type="dxa"/>
            <w:tcBorders>
              <w:top w:val="nil"/>
              <w:left w:val="nil"/>
              <w:bottom w:val="single" w:sz="4" w:space="0" w:color="auto"/>
              <w:right w:val="single" w:sz="4" w:space="0" w:color="auto"/>
            </w:tcBorders>
            <w:shd w:val="clear" w:color="auto" w:fill="auto"/>
            <w:noWrap/>
            <w:vAlign w:val="center"/>
            <w:hideMark/>
          </w:tcPr>
          <w:p w14:paraId="1B226CD2"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c>
          <w:tcPr>
            <w:tcW w:w="1012" w:type="dxa"/>
            <w:tcBorders>
              <w:top w:val="nil"/>
              <w:left w:val="nil"/>
              <w:bottom w:val="single" w:sz="4" w:space="0" w:color="auto"/>
              <w:right w:val="single" w:sz="4" w:space="0" w:color="auto"/>
            </w:tcBorders>
            <w:shd w:val="clear" w:color="auto" w:fill="auto"/>
            <w:noWrap/>
            <w:vAlign w:val="center"/>
            <w:hideMark/>
          </w:tcPr>
          <w:p w14:paraId="12B5751B" w14:textId="77777777" w:rsidR="00FF4130" w:rsidRPr="002774D4" w:rsidRDefault="00FF4130" w:rsidP="00FF4130">
            <w:pPr>
              <w:rPr>
                <w:rFonts w:ascii="Tahoma" w:hAnsi="Tahoma" w:cs="Tahoma"/>
                <w:color w:val="000000"/>
                <w:sz w:val="20"/>
                <w:szCs w:val="20"/>
              </w:rPr>
            </w:pPr>
            <w:r w:rsidRPr="002774D4">
              <w:rPr>
                <w:rFonts w:ascii="Tahoma" w:hAnsi="Tahoma" w:cs="Tahoma"/>
                <w:color w:val="000000"/>
                <w:sz w:val="20"/>
                <w:szCs w:val="20"/>
              </w:rPr>
              <w:t>R$</w:t>
            </w:r>
          </w:p>
        </w:tc>
      </w:tr>
      <w:tr w:rsidR="002774D4" w:rsidRPr="00FF4130" w14:paraId="520C5254" w14:textId="77777777" w:rsidTr="002774D4">
        <w:trPr>
          <w:trHeight w:val="607"/>
        </w:trPr>
        <w:tc>
          <w:tcPr>
            <w:tcW w:w="630" w:type="dxa"/>
            <w:tcBorders>
              <w:top w:val="nil"/>
              <w:left w:val="single" w:sz="4" w:space="0" w:color="auto"/>
              <w:bottom w:val="single" w:sz="4" w:space="0" w:color="auto"/>
              <w:right w:val="single" w:sz="4" w:space="0" w:color="auto"/>
            </w:tcBorders>
            <w:shd w:val="clear" w:color="auto" w:fill="auto"/>
            <w:noWrap/>
            <w:vAlign w:val="center"/>
          </w:tcPr>
          <w:p w14:paraId="2777CF53" w14:textId="3DBF352F" w:rsidR="002774D4" w:rsidRPr="002774D4" w:rsidRDefault="002774D4" w:rsidP="002774D4">
            <w:pPr>
              <w:jc w:val="center"/>
              <w:rPr>
                <w:rFonts w:ascii="Tahoma" w:hAnsi="Tahoma" w:cs="Tahoma"/>
                <w:color w:val="000000"/>
                <w:sz w:val="20"/>
                <w:szCs w:val="20"/>
              </w:rPr>
            </w:pPr>
            <w:r>
              <w:rPr>
                <w:rFonts w:ascii="Tahoma" w:hAnsi="Tahoma" w:cs="Tahoma"/>
                <w:color w:val="000000"/>
                <w:sz w:val="20"/>
                <w:szCs w:val="20"/>
              </w:rPr>
              <w:t>5</w:t>
            </w:r>
          </w:p>
        </w:tc>
        <w:tc>
          <w:tcPr>
            <w:tcW w:w="622" w:type="dxa"/>
            <w:tcBorders>
              <w:top w:val="nil"/>
              <w:left w:val="nil"/>
              <w:bottom w:val="single" w:sz="4" w:space="0" w:color="auto"/>
              <w:right w:val="single" w:sz="4" w:space="0" w:color="auto"/>
            </w:tcBorders>
            <w:shd w:val="clear" w:color="auto" w:fill="auto"/>
            <w:noWrap/>
            <w:vAlign w:val="center"/>
          </w:tcPr>
          <w:p w14:paraId="3A596B76" w14:textId="69EFD962" w:rsidR="002774D4" w:rsidRPr="002774D4" w:rsidRDefault="002774D4" w:rsidP="002774D4">
            <w:pPr>
              <w:jc w:val="center"/>
              <w:rPr>
                <w:rFonts w:ascii="Tahoma" w:hAnsi="Tahoma" w:cs="Tahoma"/>
                <w:color w:val="000000"/>
                <w:sz w:val="20"/>
                <w:szCs w:val="20"/>
              </w:rPr>
            </w:pPr>
            <w:r>
              <w:rPr>
                <w:rFonts w:ascii="Tahoma" w:hAnsi="Tahoma" w:cs="Tahoma"/>
                <w:color w:val="000000"/>
                <w:sz w:val="20"/>
                <w:szCs w:val="20"/>
              </w:rPr>
              <w:t>200</w:t>
            </w:r>
          </w:p>
        </w:tc>
        <w:tc>
          <w:tcPr>
            <w:tcW w:w="868" w:type="dxa"/>
            <w:tcBorders>
              <w:top w:val="nil"/>
              <w:left w:val="nil"/>
              <w:bottom w:val="single" w:sz="4" w:space="0" w:color="auto"/>
              <w:right w:val="single" w:sz="4" w:space="0" w:color="auto"/>
            </w:tcBorders>
            <w:shd w:val="clear" w:color="auto" w:fill="auto"/>
            <w:noWrap/>
            <w:vAlign w:val="center"/>
          </w:tcPr>
          <w:p w14:paraId="137C6337" w14:textId="72E8702C" w:rsidR="002774D4" w:rsidRPr="002774D4" w:rsidRDefault="002774D4" w:rsidP="002774D4">
            <w:pPr>
              <w:jc w:val="center"/>
              <w:rPr>
                <w:rFonts w:ascii="Tahoma" w:hAnsi="Tahoma" w:cs="Tahoma"/>
                <w:color w:val="000000"/>
                <w:sz w:val="20"/>
                <w:szCs w:val="20"/>
              </w:rPr>
            </w:pPr>
            <w:proofErr w:type="spellStart"/>
            <w:r>
              <w:rPr>
                <w:rFonts w:ascii="Tahoma" w:hAnsi="Tahoma" w:cs="Tahoma"/>
                <w:color w:val="000000"/>
                <w:sz w:val="20"/>
                <w:szCs w:val="20"/>
              </w:rPr>
              <w:t>unid</w:t>
            </w:r>
            <w:proofErr w:type="spellEnd"/>
          </w:p>
        </w:tc>
        <w:tc>
          <w:tcPr>
            <w:tcW w:w="5412" w:type="dxa"/>
            <w:tcBorders>
              <w:top w:val="nil"/>
              <w:left w:val="nil"/>
              <w:bottom w:val="single" w:sz="4" w:space="0" w:color="auto"/>
              <w:right w:val="single" w:sz="4" w:space="0" w:color="auto"/>
            </w:tcBorders>
            <w:shd w:val="clear" w:color="auto" w:fill="auto"/>
            <w:vAlign w:val="center"/>
          </w:tcPr>
          <w:p w14:paraId="25F6E430" w14:textId="5A244F9A" w:rsidR="002774D4" w:rsidRPr="002774D4" w:rsidRDefault="002774D4" w:rsidP="002774D4">
            <w:pPr>
              <w:rPr>
                <w:rFonts w:ascii="Tahoma" w:hAnsi="Tahoma" w:cs="Tahoma"/>
                <w:b/>
                <w:bCs/>
                <w:color w:val="000000"/>
                <w:sz w:val="20"/>
                <w:szCs w:val="20"/>
              </w:rPr>
            </w:pPr>
            <w:r w:rsidRPr="002774D4">
              <w:rPr>
                <w:rFonts w:ascii="Tahoma" w:hAnsi="Tahoma" w:cs="Tahoma"/>
                <w:b/>
                <w:bCs/>
                <w:color w:val="000000"/>
                <w:sz w:val="20"/>
                <w:szCs w:val="20"/>
              </w:rPr>
              <w:t xml:space="preserve">Knob estriado com parafuso para potenciômetro; </w:t>
            </w:r>
            <w:r w:rsidRPr="002774D4">
              <w:rPr>
                <w:rFonts w:ascii="Tahoma" w:hAnsi="Tahoma" w:cs="Tahoma"/>
                <w:color w:val="000000"/>
                <w:sz w:val="20"/>
                <w:szCs w:val="20"/>
              </w:rPr>
              <w:t>Medidas:</w:t>
            </w:r>
          </w:p>
        </w:tc>
        <w:tc>
          <w:tcPr>
            <w:tcW w:w="1202" w:type="dxa"/>
            <w:tcBorders>
              <w:top w:val="nil"/>
              <w:left w:val="nil"/>
              <w:bottom w:val="single" w:sz="4" w:space="0" w:color="auto"/>
              <w:right w:val="single" w:sz="4" w:space="0" w:color="auto"/>
            </w:tcBorders>
            <w:shd w:val="clear" w:color="auto" w:fill="auto"/>
            <w:noWrap/>
            <w:vAlign w:val="center"/>
          </w:tcPr>
          <w:p w14:paraId="0B9CC98D" w14:textId="669B9C96" w:rsidR="002774D4" w:rsidRPr="002774D4" w:rsidRDefault="002774D4" w:rsidP="002774D4">
            <w:pPr>
              <w:rPr>
                <w:rFonts w:ascii="Tahoma" w:hAnsi="Tahoma" w:cs="Tahoma"/>
                <w:color w:val="000000"/>
                <w:sz w:val="20"/>
                <w:szCs w:val="20"/>
              </w:rPr>
            </w:pPr>
            <w:r w:rsidRPr="002774D4">
              <w:rPr>
                <w:rFonts w:ascii="Tahoma" w:hAnsi="Tahoma" w:cs="Tahoma"/>
                <w:color w:val="000000"/>
                <w:sz w:val="20"/>
                <w:szCs w:val="20"/>
              </w:rPr>
              <w:t>R$</w:t>
            </w:r>
          </w:p>
        </w:tc>
        <w:tc>
          <w:tcPr>
            <w:tcW w:w="1012" w:type="dxa"/>
            <w:tcBorders>
              <w:top w:val="nil"/>
              <w:left w:val="nil"/>
              <w:bottom w:val="single" w:sz="4" w:space="0" w:color="auto"/>
              <w:right w:val="single" w:sz="4" w:space="0" w:color="auto"/>
            </w:tcBorders>
            <w:shd w:val="clear" w:color="auto" w:fill="auto"/>
            <w:noWrap/>
            <w:vAlign w:val="center"/>
          </w:tcPr>
          <w:p w14:paraId="18ECDDF9" w14:textId="7AD31130" w:rsidR="002774D4" w:rsidRPr="002774D4" w:rsidRDefault="002774D4" w:rsidP="002774D4">
            <w:pPr>
              <w:rPr>
                <w:rFonts w:ascii="Tahoma" w:hAnsi="Tahoma" w:cs="Tahoma"/>
                <w:color w:val="000000"/>
                <w:sz w:val="20"/>
                <w:szCs w:val="20"/>
              </w:rPr>
            </w:pPr>
            <w:r w:rsidRPr="002774D4">
              <w:rPr>
                <w:rFonts w:ascii="Tahoma" w:hAnsi="Tahoma" w:cs="Tahoma"/>
                <w:color w:val="000000"/>
                <w:sz w:val="20"/>
                <w:szCs w:val="20"/>
              </w:rPr>
              <w:t>R$</w:t>
            </w:r>
          </w:p>
        </w:tc>
      </w:tr>
      <w:tr w:rsidR="002774D4" w:rsidRPr="00FF4130" w14:paraId="06B5B408" w14:textId="77777777" w:rsidTr="00495039">
        <w:trPr>
          <w:trHeight w:val="607"/>
        </w:trPr>
        <w:tc>
          <w:tcPr>
            <w:tcW w:w="8734"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1B4E51DF" w14:textId="5F5EA58E" w:rsidR="002774D4" w:rsidRPr="002774D4" w:rsidRDefault="002774D4" w:rsidP="002774D4">
            <w:pPr>
              <w:rPr>
                <w:rFonts w:ascii="Tahoma" w:hAnsi="Tahoma" w:cs="Tahoma"/>
                <w:b/>
                <w:color w:val="000000"/>
                <w:sz w:val="20"/>
                <w:szCs w:val="20"/>
              </w:rPr>
            </w:pPr>
            <w:r w:rsidRPr="002774D4">
              <w:rPr>
                <w:rFonts w:ascii="Tahoma" w:hAnsi="Tahoma" w:cs="Tahoma"/>
                <w:b/>
                <w:color w:val="000000"/>
                <w:sz w:val="20"/>
                <w:szCs w:val="20"/>
              </w:rPr>
              <w:t>Valor total Lote 1</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6A7996D" w14:textId="71F9CED7" w:rsidR="002774D4" w:rsidRPr="002774D4" w:rsidRDefault="002774D4" w:rsidP="002774D4">
            <w:pPr>
              <w:rPr>
                <w:rFonts w:ascii="Tahoma" w:hAnsi="Tahoma" w:cs="Tahoma"/>
                <w:color w:val="000000"/>
                <w:sz w:val="20"/>
                <w:szCs w:val="20"/>
              </w:rPr>
            </w:pPr>
            <w:r>
              <w:rPr>
                <w:rFonts w:ascii="Tahoma" w:hAnsi="Tahoma" w:cs="Tahoma"/>
                <w:color w:val="000000"/>
                <w:sz w:val="20"/>
                <w:szCs w:val="20"/>
              </w:rPr>
              <w:t>R$</w:t>
            </w:r>
          </w:p>
        </w:tc>
      </w:tr>
    </w:tbl>
    <w:p w14:paraId="1C531A9C" w14:textId="1673E20D" w:rsidR="008E4120" w:rsidRDefault="008E4120" w:rsidP="00210E28">
      <w:pPr>
        <w:autoSpaceDE w:val="0"/>
        <w:autoSpaceDN w:val="0"/>
        <w:adjustRightInd w:val="0"/>
        <w:spacing w:line="360" w:lineRule="auto"/>
        <w:ind w:firstLine="708"/>
        <w:jc w:val="both"/>
        <w:rPr>
          <w:rFonts w:ascii="Tahoma" w:hAnsi="Tahoma" w:cs="Tahoma"/>
          <w:sz w:val="22"/>
          <w:szCs w:val="22"/>
        </w:rPr>
      </w:pPr>
    </w:p>
    <w:p w14:paraId="565FFEEB" w14:textId="77777777" w:rsidR="009171C2" w:rsidRPr="00B042CA" w:rsidRDefault="009171C2" w:rsidP="009171C2">
      <w:pPr>
        <w:jc w:val="both"/>
        <w:rPr>
          <w:rFonts w:ascii="Tahoma" w:hAnsi="Tahoma" w:cs="Tahoma"/>
          <w:b/>
          <w:sz w:val="22"/>
          <w:szCs w:val="22"/>
        </w:rPr>
      </w:pPr>
      <w:r w:rsidRPr="00B042CA">
        <w:rPr>
          <w:rFonts w:ascii="Tahoma" w:hAnsi="Tahoma" w:cs="Tahoma"/>
          <w:b/>
          <w:sz w:val="22"/>
          <w:szCs w:val="22"/>
        </w:rPr>
        <w:t xml:space="preserve">10 – Adequação Orçamentária </w:t>
      </w:r>
    </w:p>
    <w:p w14:paraId="3BC36EE4" w14:textId="77777777" w:rsidR="009171C2" w:rsidRDefault="009171C2" w:rsidP="009171C2">
      <w:pPr>
        <w:jc w:val="both"/>
        <w:rPr>
          <w:rFonts w:ascii="Tahoma" w:hAnsi="Tahoma" w:cs="Tahoma"/>
          <w:sz w:val="22"/>
          <w:szCs w:val="22"/>
        </w:rPr>
      </w:pPr>
    </w:p>
    <w:p w14:paraId="64F7726F" w14:textId="2BE68451" w:rsidR="00FE0CB0" w:rsidRDefault="009171C2" w:rsidP="00340828">
      <w:pPr>
        <w:spacing w:line="360" w:lineRule="auto"/>
        <w:ind w:firstLine="708"/>
        <w:jc w:val="both"/>
        <w:rPr>
          <w:rFonts w:ascii="Tahoma" w:hAnsi="Tahoma" w:cs="Tahoma"/>
          <w:sz w:val="22"/>
          <w:szCs w:val="22"/>
        </w:rPr>
      </w:pPr>
      <w:r w:rsidRPr="00B042CA">
        <w:rPr>
          <w:rFonts w:ascii="Tahoma" w:hAnsi="Tahoma" w:cs="Tahoma"/>
          <w:sz w:val="22"/>
          <w:szCs w:val="22"/>
        </w:rPr>
        <w:t xml:space="preserve">As despesas decorrentes da presente contratação correrão à conta de recursos específicos consignados no Orçamento da </w:t>
      </w:r>
      <w:proofErr w:type="spellStart"/>
      <w:r w:rsidRPr="00B042CA">
        <w:rPr>
          <w:rFonts w:ascii="Tahoma" w:hAnsi="Tahoma" w:cs="Tahoma"/>
          <w:sz w:val="22"/>
          <w:szCs w:val="22"/>
        </w:rPr>
        <w:t>Alesp</w:t>
      </w:r>
      <w:proofErr w:type="spellEnd"/>
      <w:r w:rsidR="00F81214">
        <w:rPr>
          <w:rFonts w:ascii="Tahoma" w:hAnsi="Tahoma" w:cs="Tahoma"/>
          <w:sz w:val="22"/>
          <w:szCs w:val="22"/>
        </w:rPr>
        <w:t>.</w:t>
      </w:r>
    </w:p>
    <w:p w14:paraId="45E1B204" w14:textId="77777777" w:rsidR="007F1719" w:rsidRDefault="007F1719" w:rsidP="008F0FC7">
      <w:pPr>
        <w:spacing w:line="360" w:lineRule="auto"/>
        <w:jc w:val="both"/>
        <w:rPr>
          <w:rFonts w:ascii="Tahoma" w:hAnsi="Tahoma" w:cs="Tahoma"/>
          <w:sz w:val="22"/>
          <w:szCs w:val="22"/>
        </w:rPr>
      </w:pPr>
      <w:bookmarkStart w:id="8" w:name="_GoBack"/>
      <w:bookmarkEnd w:id="8"/>
    </w:p>
    <w:bookmarkEnd w:id="0"/>
    <w:p w14:paraId="76404BDC" w14:textId="53D2232E" w:rsidR="007F1719" w:rsidRPr="00210718" w:rsidRDefault="004513D4" w:rsidP="007F1719">
      <w:pPr>
        <w:rPr>
          <w:rFonts w:ascii="Tahoma" w:hAnsi="Tahoma" w:cs="Tahoma"/>
          <w:sz w:val="20"/>
          <w:szCs w:val="20"/>
        </w:rPr>
      </w:pPr>
      <w:r>
        <w:rPr>
          <w:rFonts w:ascii="Tahoma" w:hAnsi="Tahoma" w:cs="Tahoma"/>
          <w:sz w:val="20"/>
          <w:szCs w:val="20"/>
        </w:rPr>
        <w:t>Elaborado em</w:t>
      </w:r>
      <w:r w:rsidR="006411E3">
        <w:rPr>
          <w:rFonts w:ascii="Tahoma" w:hAnsi="Tahoma" w:cs="Tahoma"/>
          <w:sz w:val="20"/>
          <w:szCs w:val="20"/>
        </w:rPr>
        <w:t xml:space="preserve"> </w:t>
      </w:r>
      <w:r w:rsidR="000718DD">
        <w:rPr>
          <w:rFonts w:ascii="Tahoma" w:hAnsi="Tahoma" w:cs="Tahoma"/>
          <w:sz w:val="20"/>
          <w:szCs w:val="20"/>
        </w:rPr>
        <w:t>13</w:t>
      </w:r>
      <w:r w:rsidR="00BE3C69">
        <w:rPr>
          <w:rFonts w:ascii="Tahoma" w:hAnsi="Tahoma" w:cs="Tahoma"/>
          <w:sz w:val="20"/>
          <w:szCs w:val="20"/>
        </w:rPr>
        <w:t>/0</w:t>
      </w:r>
      <w:r w:rsidR="000718DD">
        <w:rPr>
          <w:rFonts w:ascii="Tahoma" w:hAnsi="Tahoma" w:cs="Tahoma"/>
          <w:sz w:val="20"/>
          <w:szCs w:val="20"/>
        </w:rPr>
        <w:t>8</w:t>
      </w:r>
      <w:r w:rsidR="00BE3C69">
        <w:rPr>
          <w:rFonts w:ascii="Tahoma" w:hAnsi="Tahoma" w:cs="Tahoma"/>
          <w:sz w:val="20"/>
          <w:szCs w:val="20"/>
        </w:rPr>
        <w:t>/2025</w:t>
      </w:r>
      <w:r w:rsidR="007F1719" w:rsidRPr="00210718">
        <w:rPr>
          <w:rFonts w:ascii="Tahoma" w:hAnsi="Tahoma" w:cs="Tahoma"/>
          <w:sz w:val="20"/>
          <w:szCs w:val="20"/>
        </w:rPr>
        <w:t xml:space="preserve"> por:</w:t>
      </w:r>
    </w:p>
    <w:p w14:paraId="1BAB23F2" w14:textId="77777777" w:rsidR="007F1719" w:rsidRPr="00210718" w:rsidRDefault="007F1719" w:rsidP="007F1719">
      <w:pPr>
        <w:jc w:val="both"/>
        <w:rPr>
          <w:rFonts w:ascii="Tahoma" w:hAnsi="Tahoma" w:cs="Tahoma"/>
          <w:sz w:val="20"/>
          <w:szCs w:val="20"/>
        </w:rPr>
      </w:pPr>
      <w:r w:rsidRPr="00210718">
        <w:rPr>
          <w:rFonts w:ascii="Tahoma" w:hAnsi="Tahoma" w:cs="Tahoma"/>
          <w:sz w:val="20"/>
          <w:szCs w:val="20"/>
        </w:rPr>
        <w:t>Aline Castro Rodrigues</w:t>
      </w:r>
    </w:p>
    <w:p w14:paraId="0F8EB97C" w14:textId="77777777" w:rsidR="007F1719" w:rsidRPr="00210718" w:rsidRDefault="007F1719" w:rsidP="007F1719">
      <w:pPr>
        <w:jc w:val="both"/>
        <w:rPr>
          <w:rFonts w:ascii="Tahoma" w:hAnsi="Tahoma" w:cs="Tahoma"/>
          <w:sz w:val="20"/>
          <w:szCs w:val="20"/>
        </w:rPr>
      </w:pPr>
      <w:r w:rsidRPr="00210718">
        <w:rPr>
          <w:rFonts w:ascii="Tahoma" w:hAnsi="Tahoma" w:cs="Tahoma"/>
          <w:sz w:val="20"/>
          <w:szCs w:val="20"/>
        </w:rPr>
        <w:t>Gestora de Divisão</w:t>
      </w:r>
    </w:p>
    <w:p w14:paraId="716E70DB" w14:textId="77777777" w:rsidR="007F1719" w:rsidRPr="00210718" w:rsidRDefault="007F1719" w:rsidP="007F1719">
      <w:pPr>
        <w:jc w:val="both"/>
        <w:rPr>
          <w:rFonts w:ascii="Tahoma" w:hAnsi="Tahoma" w:cs="Tahoma"/>
          <w:sz w:val="20"/>
          <w:szCs w:val="20"/>
        </w:rPr>
      </w:pPr>
      <w:r w:rsidRPr="00210718">
        <w:rPr>
          <w:rFonts w:ascii="Tahoma" w:hAnsi="Tahoma" w:cs="Tahoma"/>
          <w:sz w:val="20"/>
          <w:szCs w:val="20"/>
        </w:rPr>
        <w:t>Matrícula 24.580</w:t>
      </w:r>
    </w:p>
    <w:sectPr w:rsidR="007F1719" w:rsidRPr="00210718" w:rsidSect="002774D4">
      <w:headerReference w:type="default" r:id="rId13"/>
      <w:footerReference w:type="default" r:id="rId14"/>
      <w:pgSz w:w="11906" w:h="16838"/>
      <w:pgMar w:top="2977" w:right="1701" w:bottom="1843" w:left="1701" w:header="708" w:footer="6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utor" w:initials="A">
    <w:p w14:paraId="5748333E" w14:textId="77777777" w:rsidR="007F36BF" w:rsidRDefault="007F36BF" w:rsidP="00C20B1A">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2" w:author="Autor" w:initials="A">
    <w:p w14:paraId="3D4CE6CD" w14:textId="28F8673D" w:rsidR="007F36BF" w:rsidRDefault="007F36BF" w:rsidP="00490FB8">
      <w:r w:rsidRPr="5E08E88D">
        <w:rPr>
          <w:b/>
          <w:bCs/>
          <w:i/>
          <w:iCs/>
        </w:rPr>
        <w:t xml:space="preserve">Nota Explicativa 1: </w:t>
      </w:r>
      <w:r w:rsidRPr="5E08E88D">
        <w:rPr>
          <w:i/>
          <w:iCs/>
        </w:rPr>
        <w:t>Os requisitos da contratação deverão ser registrados nos Sistemas TR DIGITAL E ETP DIGITAL, nos termos do art. 9º, inciso IV da IN Seges/ME nº 81, de 2022 e art. 9º, inciso II, da Instrução Normativa Seges/ME nº 58, e 2022.</w:t>
      </w:r>
      <w:r>
        <w:annotationRef/>
      </w:r>
    </w:p>
    <w:p w14:paraId="4A3F13F3" w14:textId="77777777" w:rsidR="007F36BF" w:rsidRDefault="007F36BF" w:rsidP="00490FB8"/>
    <w:p w14:paraId="70ED2412" w14:textId="77777777" w:rsidR="007F36BF" w:rsidRDefault="007F36BF" w:rsidP="00490FB8">
      <w:r w:rsidRPr="5E08E88D">
        <w:rPr>
          <w:b/>
          <w:bCs/>
          <w:i/>
          <w:iCs/>
        </w:rPr>
        <w:t xml:space="preserve">Nota Explicativa 2: </w:t>
      </w:r>
      <w:r w:rsidRPr="5E08E88D">
        <w:rPr>
          <w:i/>
          <w:iCs/>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neste</w:t>
      </w:r>
    </w:p>
    <w:p w14:paraId="548DBBBA" w14:textId="77777777" w:rsidR="007F36BF" w:rsidRDefault="007F36BF" w:rsidP="00490FB8">
      <w:r w:rsidRPr="5E08E88D">
        <w:rPr>
          <w:i/>
          <w:iCs/>
        </w:rPr>
        <w:t>TR (CRITÉRIOS DE SELEÇÃO DO FORNECEDOR) de modo que sua inclusão aqui seria redundante.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48333E" w15:done="0"/>
  <w15:commentEx w15:paraId="548DBB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48333E" w16cid:durableId="274B3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C8041D" w14:textId="77777777" w:rsidR="00A619D8" w:rsidRDefault="00A619D8" w:rsidP="00DA788F">
      <w:r>
        <w:separator/>
      </w:r>
    </w:p>
  </w:endnote>
  <w:endnote w:type="continuationSeparator" w:id="0">
    <w:p w14:paraId="5CCE2228" w14:textId="77777777" w:rsidR="00A619D8" w:rsidRDefault="00A619D8" w:rsidP="00DA7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C9A3E" w14:textId="77777777" w:rsidR="007F36BF" w:rsidRPr="00DA3188" w:rsidRDefault="007F36BF" w:rsidP="00DA3188">
    <w:pPr>
      <w:pStyle w:val="Rodap"/>
      <w:spacing w:before="120" w:after="60"/>
      <w:rPr>
        <w:rFonts w:ascii="Verdana" w:hAnsi="Verdana"/>
        <w:b/>
        <w:color w:val="41284B"/>
        <w:sz w:val="18"/>
        <w:szCs w:val="18"/>
      </w:rPr>
    </w:pPr>
  </w:p>
  <w:p w14:paraId="6E26377A" w14:textId="77777777" w:rsidR="007F36BF" w:rsidRPr="00703150" w:rsidRDefault="007F36BF" w:rsidP="005738F8">
    <w:pPr>
      <w:pStyle w:val="Rodap"/>
      <w:spacing w:before="120" w:after="60"/>
      <w:rPr>
        <w:rFonts w:ascii="Verdana" w:hAnsi="Verdana"/>
        <w:b/>
        <w:color w:val="41284B"/>
        <w:sz w:val="16"/>
        <w:szCs w:val="16"/>
      </w:rPr>
    </w:pPr>
    <w:r w:rsidRPr="00703150">
      <w:rPr>
        <w:rFonts w:ascii="Verdana" w:hAnsi="Verdana"/>
        <w:noProof/>
        <w:sz w:val="16"/>
        <w:szCs w:val="16"/>
      </w:rPr>
      <w:drawing>
        <wp:anchor distT="0" distB="0" distL="114300" distR="114300" simplePos="0" relativeHeight="251659264" behindDoc="1" locked="1" layoutInCell="1" allowOverlap="1" wp14:anchorId="293441D4" wp14:editId="54CE31E3">
          <wp:simplePos x="0" y="0"/>
          <wp:positionH relativeFrom="page">
            <wp:posOffset>5171440</wp:posOffset>
          </wp:positionH>
          <wp:positionV relativeFrom="page">
            <wp:posOffset>9567545</wp:posOffset>
          </wp:positionV>
          <wp:extent cx="2021840" cy="1331595"/>
          <wp:effectExtent l="0" t="0" r="0" b="1905"/>
          <wp:wrapNone/>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dape adm - timbrado.jpg"/>
                  <pic:cNvPicPr/>
                </pic:nvPicPr>
                <pic:blipFill rotWithShape="1">
                  <a:blip r:embed="rId1">
                    <a:extLst>
                      <a:ext uri="{28A0092B-C50C-407E-A947-70E740481C1C}">
                        <a14:useLocalDpi xmlns:a14="http://schemas.microsoft.com/office/drawing/2010/main" val="0"/>
                      </a:ext>
                    </a:extLst>
                  </a:blip>
                  <a:srcRect l="72422" t="6678" r="873"/>
                  <a:stretch/>
                </pic:blipFill>
                <pic:spPr bwMode="auto">
                  <a:xfrm>
                    <a:off x="0" y="0"/>
                    <a:ext cx="2021840" cy="1331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Verdana" w:hAnsi="Verdana"/>
        <w:b/>
        <w:color w:val="41284B"/>
        <w:sz w:val="16"/>
        <w:szCs w:val="16"/>
      </w:rPr>
      <w:t>DEPARTAMENTO DE INFRAESTRUTURA/DIVISÃO DE MANUTENÇÃO</w:t>
    </w:r>
  </w:p>
  <w:p w14:paraId="4B2B465F" w14:textId="77777777" w:rsidR="007F36BF" w:rsidRDefault="007F36BF" w:rsidP="001C6F6D">
    <w:pPr>
      <w:pStyle w:val="Rodap"/>
      <w:rPr>
        <w:rFonts w:ascii="Verdana" w:hAnsi="Verdana"/>
        <w:color w:val="41284B"/>
        <w:vertAlign w:val="superscript"/>
      </w:rPr>
    </w:pPr>
    <w:r w:rsidRPr="002876B7">
      <w:rPr>
        <w:rFonts w:ascii="Verdana" w:hAnsi="Verdana"/>
        <w:noProof/>
        <w:color w:val="41284B"/>
        <w:sz w:val="16"/>
        <w:szCs w:val="16"/>
      </w:rPr>
      <w:drawing>
        <wp:inline distT="0" distB="0" distL="0" distR="0" wp14:anchorId="055CC36F" wp14:editId="52C2375D">
          <wp:extent cx="192405" cy="159896"/>
          <wp:effectExtent l="0" t="0" r="0" b="0"/>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3732" t="2414" r="82318" b="82727"/>
                  <a:stretch/>
                </pic:blipFill>
                <pic:spPr bwMode="auto">
                  <a:xfrm>
                    <a:off x="0" y="0"/>
                    <a:ext cx="192896"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7FD2D3E8" wp14:editId="5618656A">
          <wp:extent cx="186690" cy="158750"/>
          <wp:effectExtent l="0" t="0" r="0" b="0"/>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722" t="2414" r="78417" b="82727"/>
                  <a:stretch/>
                </pic:blipFill>
                <pic:spPr bwMode="auto">
                  <a:xfrm>
                    <a:off x="0" y="0"/>
                    <a:ext cx="188518"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00F77059" wp14:editId="2F9DBBD5">
          <wp:extent cx="184785" cy="157480"/>
          <wp:effectExtent l="0" t="0" r="0" b="0"/>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1634" t="2414" r="74515" b="82727"/>
                  <a:stretch/>
                </pic:blipFill>
                <pic:spPr bwMode="auto">
                  <a:xfrm>
                    <a:off x="0" y="0"/>
                    <a:ext cx="188099"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513BA861" wp14:editId="78B779F3">
          <wp:extent cx="183885" cy="159385"/>
          <wp:effectExtent l="0" t="0" r="0" b="0"/>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5667" t="2414" r="70546" b="82727"/>
                  <a:stretch/>
                </pic:blipFill>
                <pic:spPr bwMode="auto">
                  <a:xfrm>
                    <a:off x="0" y="0"/>
                    <a:ext cx="183885" cy="159385"/>
                  </a:xfrm>
                  <a:prstGeom prst="rect">
                    <a:avLst/>
                  </a:prstGeom>
                  <a:noFill/>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vertAlign w:val="superscript"/>
      </w:rPr>
      <w:t>/ASSEMBLEIASP</w:t>
    </w:r>
    <w:r>
      <w:rPr>
        <w:rFonts w:ascii="Verdana" w:hAnsi="Verdana"/>
        <w:color w:val="41284B"/>
        <w:sz w:val="24"/>
        <w:szCs w:val="24"/>
        <w:vertAlign w:val="superscript"/>
      </w:rPr>
      <w:t xml:space="preserve"> </w:t>
    </w:r>
    <w:r>
      <w:rPr>
        <w:rFonts w:ascii="Verdana" w:hAnsi="Verdana" w:cstheme="minorHAnsi"/>
        <w:b/>
        <w:noProof/>
        <w:color w:val="41284B"/>
        <w:sz w:val="16"/>
        <w:szCs w:val="16"/>
      </w:rPr>
      <w:drawing>
        <wp:inline distT="0" distB="0" distL="0" distR="0" wp14:anchorId="31CE463B" wp14:editId="51690F16">
          <wp:extent cx="327229" cy="155575"/>
          <wp:effectExtent l="0" t="0" r="0" b="0"/>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46962" t="2643" r="46295" b="82911"/>
                  <a:stretch/>
                </pic:blipFill>
                <pic:spPr bwMode="auto">
                  <a:xfrm>
                    <a:off x="0" y="0"/>
                    <a:ext cx="329267" cy="156544"/>
                  </a:xfrm>
                  <a:prstGeom prst="rect">
                    <a:avLst/>
                  </a:prstGeom>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sz w:val="24"/>
        <w:szCs w:val="24"/>
        <w:vertAlign w:val="superscript"/>
      </w:rPr>
      <w:t xml:space="preserve"> </w:t>
    </w:r>
    <w:r>
      <w:rPr>
        <w:rFonts w:ascii="Verdana" w:hAnsi="Verdana"/>
        <w:color w:val="41284B"/>
        <w:vertAlign w:val="superscript"/>
      </w:rPr>
      <w:t>WWW.AL.SP.GOV.BR</w:t>
    </w:r>
  </w:p>
  <w:p w14:paraId="56377883" w14:textId="7D68807F" w:rsidR="007F36BF" w:rsidRDefault="007F36BF" w:rsidP="001C6F6D">
    <w:pPr>
      <w:pStyle w:val="Rodap"/>
      <w:rPr>
        <w:rFonts w:ascii="Verdana" w:hAnsi="Verdana"/>
        <w:color w:val="41284B"/>
        <w:vertAlign w:val="superscript"/>
      </w:rPr>
    </w:pPr>
    <w:r>
      <w:rPr>
        <w:noProof/>
      </w:rPr>
      <w:drawing>
        <wp:inline distT="0" distB="0" distL="0" distR="0" wp14:anchorId="4674AE09" wp14:editId="05457075">
          <wp:extent cx="161925" cy="142875"/>
          <wp:effectExtent l="0" t="0" r="9525" b="9525"/>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l="13686" t="21954" r="82613" b="64600"/>
                  <a:stretch>
                    <a:fillRect/>
                  </a:stretch>
                </pic:blipFill>
                <pic:spPr bwMode="auto">
                  <a:xfrm>
                    <a:off x="0" y="0"/>
                    <a:ext cx="161925" cy="142875"/>
                  </a:xfrm>
                  <a:prstGeom prst="rect">
                    <a:avLst/>
                  </a:prstGeom>
                  <a:noFill/>
                  <a:ln>
                    <a:noFill/>
                  </a:ln>
                </pic:spPr>
              </pic:pic>
            </a:graphicData>
          </a:graphic>
        </wp:inline>
      </w:drawing>
    </w:r>
    <w:r w:rsidRPr="001C6F6D">
      <w:rPr>
        <w:rFonts w:ascii="Verdana" w:hAnsi="Verdana"/>
        <w:color w:val="41284B"/>
        <w:vertAlign w:val="superscript"/>
      </w:rPr>
      <w:t xml:space="preserve"> A</w:t>
    </w:r>
    <w:r>
      <w:rPr>
        <w:rFonts w:ascii="Verdana" w:hAnsi="Verdana"/>
        <w:color w:val="41284B"/>
        <w:vertAlign w:val="superscript"/>
      </w:rPr>
      <w:t xml:space="preserve">V. PEDRO ÁLVARES CABRAL, 201 – SL S17 - SÃO PAULO – SP </w:t>
    </w:r>
    <w:r>
      <w:rPr>
        <w:rFonts w:ascii="Verdana" w:hAnsi="Verdana" w:cstheme="minorHAnsi"/>
        <w:b/>
        <w:noProof/>
        <w:color w:val="41284B"/>
        <w:sz w:val="16"/>
        <w:szCs w:val="16"/>
      </w:rPr>
      <w:drawing>
        <wp:inline distT="0" distB="0" distL="0" distR="0" wp14:anchorId="53F7DC2B" wp14:editId="66C64924">
          <wp:extent cx="319460" cy="147955"/>
          <wp:effectExtent l="0" t="0" r="0" b="4445"/>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74550" t="2819" r="18829" b="83361"/>
                  <a:stretch/>
                </pic:blipFill>
                <pic:spPr bwMode="auto">
                  <a:xfrm>
                    <a:off x="0" y="0"/>
                    <a:ext cx="323342" cy="149753"/>
                  </a:xfrm>
                  <a:prstGeom prst="rect">
                    <a:avLst/>
                  </a:prstGeom>
                  <a:ln>
                    <a:noFill/>
                  </a:ln>
                  <a:extLst>
                    <a:ext uri="{53640926-AAD7-44D8-BBD7-CCE9431645EC}">
                      <a14:shadowObscured xmlns:a14="http://schemas.microsoft.com/office/drawing/2010/main"/>
                    </a:ext>
                  </a:extLst>
                </pic:spPr>
              </pic:pic>
            </a:graphicData>
          </a:graphic>
        </wp:inline>
      </w:drawing>
    </w:r>
    <w:r>
      <w:rPr>
        <w:rFonts w:ascii="Verdana" w:hAnsi="Verdana"/>
        <w:color w:val="41284B"/>
        <w:vertAlign w:val="superscript"/>
      </w:rPr>
      <w:t>(11)3886-632</w:t>
    </w:r>
    <w:r w:rsidR="00A93F48">
      <w:rPr>
        <w:rFonts w:ascii="Verdana" w:hAnsi="Verdana"/>
        <w:color w:val="41284B"/>
        <w:vertAlign w:val="superscript"/>
      </w:rPr>
      <w:t>2</w:t>
    </w:r>
  </w:p>
  <w:p w14:paraId="291716CD" w14:textId="77777777" w:rsidR="007F36BF" w:rsidRPr="00DA3188" w:rsidRDefault="007F36BF" w:rsidP="00DA3188">
    <w:pPr>
      <w:pStyle w:val="Rodap"/>
      <w:rPr>
        <w:rFonts w:ascii="Verdana" w:hAnsi="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297B1A" w14:textId="77777777" w:rsidR="00A619D8" w:rsidRDefault="00A619D8" w:rsidP="00DA788F">
      <w:r>
        <w:separator/>
      </w:r>
    </w:p>
  </w:footnote>
  <w:footnote w:type="continuationSeparator" w:id="0">
    <w:p w14:paraId="7EA2E6CD" w14:textId="77777777" w:rsidR="00A619D8" w:rsidRDefault="00A619D8" w:rsidP="00DA7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D467B" w14:textId="4E4004AA" w:rsidR="007F36BF" w:rsidRDefault="00C92F68">
    <w:pPr>
      <w:pStyle w:val="Cabealho"/>
    </w:pPr>
    <w:r>
      <w:rPr>
        <w:noProof/>
      </w:rPr>
      <w:drawing>
        <wp:anchor distT="0" distB="0" distL="114300" distR="114300" simplePos="0" relativeHeight="251662336" behindDoc="0" locked="0" layoutInCell="1" allowOverlap="1" wp14:anchorId="6AE2A605" wp14:editId="19FDBA9B">
          <wp:simplePos x="0" y="0"/>
          <wp:positionH relativeFrom="column">
            <wp:posOffset>-165735</wp:posOffset>
          </wp:positionH>
          <wp:positionV relativeFrom="paragraph">
            <wp:posOffset>121920</wp:posOffset>
          </wp:positionV>
          <wp:extent cx="1928373" cy="1047600"/>
          <wp:effectExtent l="0" t="0" r="0" b="635"/>
          <wp:wrapNone/>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asãoDocColor.png"/>
                  <pic:cNvPicPr/>
                </pic:nvPicPr>
                <pic:blipFill>
                  <a:blip r:embed="rId1">
                    <a:extLst>
                      <a:ext uri="{28A0092B-C50C-407E-A947-70E740481C1C}">
                        <a14:useLocalDpi xmlns:a14="http://schemas.microsoft.com/office/drawing/2010/main" val="0"/>
                      </a:ext>
                    </a:extLst>
                  </a:blip>
                  <a:stretch>
                    <a:fillRect/>
                  </a:stretch>
                </pic:blipFill>
                <pic:spPr>
                  <a:xfrm>
                    <a:off x="0" y="0"/>
                    <a:ext cx="1928373" cy="1047600"/>
                  </a:xfrm>
                  <a:prstGeom prst="rect">
                    <a:avLst/>
                  </a:prstGeom>
                </pic:spPr>
              </pic:pic>
            </a:graphicData>
          </a:graphic>
          <wp14:sizeRelH relativeFrom="page">
            <wp14:pctWidth>0</wp14:pctWidth>
          </wp14:sizeRelH>
          <wp14:sizeRelV relativeFrom="page">
            <wp14:pctHeight>0</wp14:pctHeight>
          </wp14:sizeRelV>
        </wp:anchor>
      </w:drawing>
    </w:r>
  </w:p>
  <w:p w14:paraId="51A5DE29" w14:textId="6D721FEF" w:rsidR="007F36BF" w:rsidRDefault="007F36B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C8D2C7A8"/>
    <w:lvl w:ilvl="0">
      <w:numFmt w:val="bullet"/>
      <w:lvlText w:val="*"/>
      <w:lvlJc w:val="left"/>
    </w:lvl>
  </w:abstractNum>
  <w:abstractNum w:abstractNumId="1" w15:restartNumberingAfterBreak="0">
    <w:nsid w:val="075C728A"/>
    <w:multiLevelType w:val="hybridMultilevel"/>
    <w:tmpl w:val="CF3821AA"/>
    <w:lvl w:ilvl="0" w:tplc="04160001">
      <w:start w:val="1"/>
      <w:numFmt w:val="bullet"/>
      <w:lvlText w:val=""/>
      <w:lvlJc w:val="left"/>
      <w:pPr>
        <w:ind w:left="1431" w:hanging="360"/>
      </w:pPr>
      <w:rPr>
        <w:rFonts w:ascii="Symbol" w:hAnsi="Symbol" w:hint="default"/>
      </w:rPr>
    </w:lvl>
    <w:lvl w:ilvl="1" w:tplc="04160003" w:tentative="1">
      <w:start w:val="1"/>
      <w:numFmt w:val="bullet"/>
      <w:lvlText w:val="o"/>
      <w:lvlJc w:val="left"/>
      <w:pPr>
        <w:ind w:left="2151" w:hanging="360"/>
      </w:pPr>
      <w:rPr>
        <w:rFonts w:ascii="Courier New" w:hAnsi="Courier New" w:cs="Courier New" w:hint="default"/>
      </w:rPr>
    </w:lvl>
    <w:lvl w:ilvl="2" w:tplc="04160005" w:tentative="1">
      <w:start w:val="1"/>
      <w:numFmt w:val="bullet"/>
      <w:lvlText w:val=""/>
      <w:lvlJc w:val="left"/>
      <w:pPr>
        <w:ind w:left="2871" w:hanging="360"/>
      </w:pPr>
      <w:rPr>
        <w:rFonts w:ascii="Wingdings" w:hAnsi="Wingdings" w:hint="default"/>
      </w:rPr>
    </w:lvl>
    <w:lvl w:ilvl="3" w:tplc="04160001" w:tentative="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2" w15:restartNumberingAfterBreak="0">
    <w:nsid w:val="09FF36F1"/>
    <w:multiLevelType w:val="hybridMultilevel"/>
    <w:tmpl w:val="E2F8D8EE"/>
    <w:lvl w:ilvl="0" w:tplc="D996F246">
      <w:start w:val="8"/>
      <w:numFmt w:val="decimal"/>
      <w:lvlText w:val="%1"/>
      <w:lvlJc w:val="left"/>
      <w:pPr>
        <w:ind w:left="1190" w:hanging="384"/>
        <w:jc w:val="right"/>
      </w:pPr>
      <w:rPr>
        <w:rFonts w:ascii="Tahoma" w:eastAsia="Tahoma" w:hAnsi="Tahoma" w:cs="Tahoma" w:hint="default"/>
        <w:w w:val="100"/>
        <w:sz w:val="24"/>
        <w:szCs w:val="24"/>
        <w:lang w:val="pt-PT" w:eastAsia="en-US" w:bidi="ar-SA"/>
      </w:rPr>
    </w:lvl>
    <w:lvl w:ilvl="1" w:tplc="05888B3C">
      <w:start w:val="2"/>
      <w:numFmt w:val="decimal"/>
      <w:lvlText w:val="%2"/>
      <w:lvlJc w:val="left"/>
      <w:pPr>
        <w:ind w:left="1445" w:hanging="224"/>
      </w:pPr>
      <w:rPr>
        <w:rFonts w:ascii="Tahoma" w:eastAsia="Tahoma" w:hAnsi="Tahoma" w:cs="Tahoma" w:hint="default"/>
        <w:b/>
        <w:bCs/>
        <w:w w:val="100"/>
        <w:sz w:val="24"/>
        <w:szCs w:val="24"/>
        <w:lang w:val="pt-PT" w:eastAsia="en-US" w:bidi="ar-SA"/>
      </w:rPr>
    </w:lvl>
    <w:lvl w:ilvl="2" w:tplc="1CF08D52">
      <w:numFmt w:val="bullet"/>
      <w:lvlText w:val="•"/>
      <w:lvlJc w:val="left"/>
      <w:pPr>
        <w:ind w:left="1440" w:hanging="224"/>
      </w:pPr>
      <w:rPr>
        <w:rFonts w:hint="default"/>
        <w:lang w:val="pt-PT" w:eastAsia="en-US" w:bidi="ar-SA"/>
      </w:rPr>
    </w:lvl>
    <w:lvl w:ilvl="3" w:tplc="F0569EA0">
      <w:numFmt w:val="bullet"/>
      <w:lvlText w:val="•"/>
      <w:lvlJc w:val="left"/>
      <w:pPr>
        <w:ind w:left="2217" w:hanging="224"/>
      </w:pPr>
      <w:rPr>
        <w:rFonts w:hint="default"/>
        <w:lang w:val="pt-PT" w:eastAsia="en-US" w:bidi="ar-SA"/>
      </w:rPr>
    </w:lvl>
    <w:lvl w:ilvl="4" w:tplc="FA6205FE">
      <w:numFmt w:val="bullet"/>
      <w:lvlText w:val="•"/>
      <w:lvlJc w:val="left"/>
      <w:pPr>
        <w:ind w:left="2995" w:hanging="224"/>
      </w:pPr>
      <w:rPr>
        <w:rFonts w:hint="default"/>
        <w:lang w:val="pt-PT" w:eastAsia="en-US" w:bidi="ar-SA"/>
      </w:rPr>
    </w:lvl>
    <w:lvl w:ilvl="5" w:tplc="1E6A1BD6">
      <w:numFmt w:val="bullet"/>
      <w:lvlText w:val="•"/>
      <w:lvlJc w:val="left"/>
      <w:pPr>
        <w:ind w:left="3773" w:hanging="224"/>
      </w:pPr>
      <w:rPr>
        <w:rFonts w:hint="default"/>
        <w:lang w:val="pt-PT" w:eastAsia="en-US" w:bidi="ar-SA"/>
      </w:rPr>
    </w:lvl>
    <w:lvl w:ilvl="6" w:tplc="56CA01A8">
      <w:numFmt w:val="bullet"/>
      <w:lvlText w:val="•"/>
      <w:lvlJc w:val="left"/>
      <w:pPr>
        <w:ind w:left="4550" w:hanging="224"/>
      </w:pPr>
      <w:rPr>
        <w:rFonts w:hint="default"/>
        <w:lang w:val="pt-PT" w:eastAsia="en-US" w:bidi="ar-SA"/>
      </w:rPr>
    </w:lvl>
    <w:lvl w:ilvl="7" w:tplc="C73CDB96">
      <w:numFmt w:val="bullet"/>
      <w:lvlText w:val="•"/>
      <w:lvlJc w:val="left"/>
      <w:pPr>
        <w:ind w:left="5328" w:hanging="224"/>
      </w:pPr>
      <w:rPr>
        <w:rFonts w:hint="default"/>
        <w:lang w:val="pt-PT" w:eastAsia="en-US" w:bidi="ar-SA"/>
      </w:rPr>
    </w:lvl>
    <w:lvl w:ilvl="8" w:tplc="C3C4F0B4">
      <w:numFmt w:val="bullet"/>
      <w:lvlText w:val="•"/>
      <w:lvlJc w:val="left"/>
      <w:pPr>
        <w:ind w:left="6106" w:hanging="224"/>
      </w:pPr>
      <w:rPr>
        <w:rFonts w:hint="default"/>
        <w:lang w:val="pt-PT" w:eastAsia="en-US" w:bidi="ar-SA"/>
      </w:rPr>
    </w:lvl>
  </w:abstractNum>
  <w:abstractNum w:abstractNumId="3" w15:restartNumberingAfterBreak="0">
    <w:nsid w:val="0B852C98"/>
    <w:multiLevelType w:val="hybridMultilevel"/>
    <w:tmpl w:val="17209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5C100D"/>
    <w:multiLevelType w:val="multilevel"/>
    <w:tmpl w:val="A92C667E"/>
    <w:lvl w:ilvl="0">
      <w:start w:val="1"/>
      <w:numFmt w:val="decimal"/>
      <w:pStyle w:val="Nivel01"/>
      <w:lvlText w:val="%1."/>
      <w:lvlJc w:val="left"/>
      <w:pPr>
        <w:ind w:left="502" w:hanging="360"/>
      </w:pPr>
      <w:rPr>
        <w:b/>
      </w:rPr>
    </w:lvl>
    <w:lvl w:ilvl="1">
      <w:start w:val="1"/>
      <w:numFmt w:val="decimal"/>
      <w:lvlText w:val="%1.%2."/>
      <w:lvlJc w:val="left"/>
      <w:pPr>
        <w:ind w:left="1000" w:hanging="432"/>
      </w:pPr>
      <w:rPr>
        <w:b w:val="0"/>
        <w:i w:val="0"/>
        <w:strike w:val="0"/>
        <w:color w:val="auto"/>
        <w:sz w:val="20"/>
        <w:szCs w:val="20"/>
        <w:u w:val="none"/>
      </w:rPr>
    </w:lvl>
    <w:lvl w:ilvl="2">
      <w:start w:val="1"/>
      <w:numFmt w:val="decimal"/>
      <w:lvlText w:val="%1.%2.%3."/>
      <w:lvlJc w:val="left"/>
      <w:pPr>
        <w:ind w:left="1923" w:hanging="504"/>
      </w:pPr>
      <w:rPr>
        <w:b w:val="0"/>
        <w:i w:val="0"/>
        <w:strike w:val="0"/>
        <w:color w:val="auto"/>
        <w:sz w:val="20"/>
        <w:szCs w:val="20"/>
      </w:rPr>
    </w:lvl>
    <w:lvl w:ilvl="3">
      <w:start w:val="1"/>
      <w:numFmt w:val="decimal"/>
      <w:lvlText w:val="%1.%2.%3.%4."/>
      <w:lvlJc w:val="left"/>
      <w:pPr>
        <w:ind w:left="2633"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5" w15:restartNumberingAfterBreak="0">
    <w:nsid w:val="2ADD29A8"/>
    <w:multiLevelType w:val="hybridMultilevel"/>
    <w:tmpl w:val="7DEC62F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D32E69"/>
    <w:multiLevelType w:val="hybridMultilevel"/>
    <w:tmpl w:val="457ABDE2"/>
    <w:lvl w:ilvl="0" w:tplc="BE6CBF38">
      <w:start w:val="1"/>
      <w:numFmt w:val="upperLetter"/>
      <w:lvlText w:val="%1)"/>
      <w:lvlJc w:val="left"/>
      <w:pPr>
        <w:tabs>
          <w:tab w:val="num" w:pos="2130"/>
        </w:tabs>
        <w:ind w:left="2130" w:hanging="360"/>
      </w:pPr>
      <w:rPr>
        <w:rFonts w:hint="default"/>
      </w:rPr>
    </w:lvl>
    <w:lvl w:ilvl="1" w:tplc="04160019" w:tentative="1">
      <w:start w:val="1"/>
      <w:numFmt w:val="lowerLetter"/>
      <w:lvlText w:val="%2."/>
      <w:lvlJc w:val="left"/>
      <w:pPr>
        <w:tabs>
          <w:tab w:val="num" w:pos="2850"/>
        </w:tabs>
        <w:ind w:left="2850" w:hanging="360"/>
      </w:pPr>
    </w:lvl>
    <w:lvl w:ilvl="2" w:tplc="0416001B" w:tentative="1">
      <w:start w:val="1"/>
      <w:numFmt w:val="lowerRoman"/>
      <w:lvlText w:val="%3."/>
      <w:lvlJc w:val="right"/>
      <w:pPr>
        <w:tabs>
          <w:tab w:val="num" w:pos="3570"/>
        </w:tabs>
        <w:ind w:left="3570" w:hanging="180"/>
      </w:pPr>
    </w:lvl>
    <w:lvl w:ilvl="3" w:tplc="0416000F" w:tentative="1">
      <w:start w:val="1"/>
      <w:numFmt w:val="decimal"/>
      <w:lvlText w:val="%4."/>
      <w:lvlJc w:val="left"/>
      <w:pPr>
        <w:tabs>
          <w:tab w:val="num" w:pos="4290"/>
        </w:tabs>
        <w:ind w:left="4290" w:hanging="360"/>
      </w:pPr>
    </w:lvl>
    <w:lvl w:ilvl="4" w:tplc="04160019" w:tentative="1">
      <w:start w:val="1"/>
      <w:numFmt w:val="lowerLetter"/>
      <w:lvlText w:val="%5."/>
      <w:lvlJc w:val="left"/>
      <w:pPr>
        <w:tabs>
          <w:tab w:val="num" w:pos="5010"/>
        </w:tabs>
        <w:ind w:left="5010" w:hanging="360"/>
      </w:pPr>
    </w:lvl>
    <w:lvl w:ilvl="5" w:tplc="0416001B" w:tentative="1">
      <w:start w:val="1"/>
      <w:numFmt w:val="lowerRoman"/>
      <w:lvlText w:val="%6."/>
      <w:lvlJc w:val="right"/>
      <w:pPr>
        <w:tabs>
          <w:tab w:val="num" w:pos="5730"/>
        </w:tabs>
        <w:ind w:left="5730" w:hanging="180"/>
      </w:pPr>
    </w:lvl>
    <w:lvl w:ilvl="6" w:tplc="0416000F" w:tentative="1">
      <w:start w:val="1"/>
      <w:numFmt w:val="decimal"/>
      <w:lvlText w:val="%7."/>
      <w:lvlJc w:val="left"/>
      <w:pPr>
        <w:tabs>
          <w:tab w:val="num" w:pos="6450"/>
        </w:tabs>
        <w:ind w:left="6450" w:hanging="360"/>
      </w:pPr>
    </w:lvl>
    <w:lvl w:ilvl="7" w:tplc="04160019" w:tentative="1">
      <w:start w:val="1"/>
      <w:numFmt w:val="lowerLetter"/>
      <w:lvlText w:val="%8."/>
      <w:lvlJc w:val="left"/>
      <w:pPr>
        <w:tabs>
          <w:tab w:val="num" w:pos="7170"/>
        </w:tabs>
        <w:ind w:left="7170" w:hanging="360"/>
      </w:pPr>
    </w:lvl>
    <w:lvl w:ilvl="8" w:tplc="0416001B" w:tentative="1">
      <w:start w:val="1"/>
      <w:numFmt w:val="lowerRoman"/>
      <w:lvlText w:val="%9."/>
      <w:lvlJc w:val="right"/>
      <w:pPr>
        <w:tabs>
          <w:tab w:val="num" w:pos="7890"/>
        </w:tabs>
        <w:ind w:left="7890" w:hanging="180"/>
      </w:pPr>
    </w:lvl>
  </w:abstractNum>
  <w:abstractNum w:abstractNumId="7" w15:restartNumberingAfterBreak="0">
    <w:nsid w:val="399C600E"/>
    <w:multiLevelType w:val="multilevel"/>
    <w:tmpl w:val="6492A460"/>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BF131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063284"/>
    <w:multiLevelType w:val="hybridMultilevel"/>
    <w:tmpl w:val="1D92CBBA"/>
    <w:lvl w:ilvl="0" w:tplc="4D6804C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49102DBF"/>
    <w:multiLevelType w:val="multilevel"/>
    <w:tmpl w:val="042ECBE4"/>
    <w:lvl w:ilvl="0">
      <w:start w:val="7"/>
      <w:numFmt w:val="decimal"/>
      <w:lvlText w:val="%1."/>
      <w:lvlJc w:val="left"/>
      <w:pPr>
        <w:ind w:left="1080" w:hanging="720"/>
      </w:pPr>
      <w:rPr>
        <w:rFonts w:hint="default"/>
        <w:b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792947"/>
    <w:multiLevelType w:val="multilevel"/>
    <w:tmpl w:val="67A815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7C5641A"/>
    <w:multiLevelType w:val="hybridMultilevel"/>
    <w:tmpl w:val="65B8DA70"/>
    <w:lvl w:ilvl="0" w:tplc="AF86176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5A8D0D37"/>
    <w:multiLevelType w:val="multilevel"/>
    <w:tmpl w:val="3F2CCF50"/>
    <w:lvl w:ilvl="0">
      <w:start w:val="1"/>
      <w:numFmt w:val="decimal"/>
      <w:pStyle w:val="Nvel2-Red"/>
      <w:lvlText w:val="%1."/>
      <w:lvlJc w:val="left"/>
      <w:pPr>
        <w:tabs>
          <w:tab w:val="num" w:pos="720"/>
        </w:tabs>
        <w:ind w:left="720" w:hanging="720"/>
      </w:pPr>
    </w:lvl>
    <w:lvl w:ilvl="1">
      <w:start w:val="1"/>
      <w:numFmt w:val="decimal"/>
      <w:pStyle w:val="Nvel2-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AB5236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1FD7FD3"/>
    <w:multiLevelType w:val="hybridMultilevel"/>
    <w:tmpl w:val="3AFAF7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8A72D8C"/>
    <w:multiLevelType w:val="hybridMultilevel"/>
    <w:tmpl w:val="1E8A1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2160563"/>
    <w:multiLevelType w:val="multilevel"/>
    <w:tmpl w:val="C97658B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983731"/>
    <w:multiLevelType w:val="hybridMultilevel"/>
    <w:tmpl w:val="30D4B4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C871EC"/>
    <w:multiLevelType w:val="hybridMultilevel"/>
    <w:tmpl w:val="3D0EBC3E"/>
    <w:lvl w:ilvl="0" w:tplc="E53E3E6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0" w15:restartNumberingAfterBreak="0">
    <w:nsid w:val="794C3B5C"/>
    <w:multiLevelType w:val="hybridMultilevel"/>
    <w:tmpl w:val="D8864762"/>
    <w:lvl w:ilvl="0" w:tplc="D444C0B6">
      <w:start w:val="1"/>
      <w:numFmt w:val="decimal"/>
      <w:lvlText w:val="%1"/>
      <w:lvlJc w:val="left"/>
      <w:pPr>
        <w:ind w:left="882" w:hanging="226"/>
      </w:pPr>
      <w:rPr>
        <w:rFonts w:ascii="Tahoma" w:eastAsia="Tahoma" w:hAnsi="Tahoma" w:cs="Tahoma" w:hint="default"/>
        <w:b/>
        <w:bCs/>
        <w:w w:val="100"/>
        <w:sz w:val="24"/>
        <w:szCs w:val="24"/>
        <w:lang w:val="pt-PT" w:eastAsia="en-US" w:bidi="ar-SA"/>
      </w:rPr>
    </w:lvl>
    <w:lvl w:ilvl="1" w:tplc="AB6CDFC2">
      <w:numFmt w:val="bullet"/>
      <w:lvlText w:val="•"/>
      <w:lvlJc w:val="left"/>
      <w:pPr>
        <w:ind w:left="1762" w:hanging="226"/>
      </w:pPr>
      <w:rPr>
        <w:rFonts w:hint="default"/>
        <w:lang w:val="pt-PT" w:eastAsia="en-US" w:bidi="ar-SA"/>
      </w:rPr>
    </w:lvl>
    <w:lvl w:ilvl="2" w:tplc="977034A0">
      <w:numFmt w:val="bullet"/>
      <w:lvlText w:val="•"/>
      <w:lvlJc w:val="left"/>
      <w:pPr>
        <w:ind w:left="2645" w:hanging="226"/>
      </w:pPr>
      <w:rPr>
        <w:rFonts w:hint="default"/>
        <w:lang w:val="pt-PT" w:eastAsia="en-US" w:bidi="ar-SA"/>
      </w:rPr>
    </w:lvl>
    <w:lvl w:ilvl="3" w:tplc="6CD81B1E">
      <w:numFmt w:val="bullet"/>
      <w:lvlText w:val="•"/>
      <w:lvlJc w:val="left"/>
      <w:pPr>
        <w:ind w:left="3527" w:hanging="226"/>
      </w:pPr>
      <w:rPr>
        <w:rFonts w:hint="default"/>
        <w:lang w:val="pt-PT" w:eastAsia="en-US" w:bidi="ar-SA"/>
      </w:rPr>
    </w:lvl>
    <w:lvl w:ilvl="4" w:tplc="D812D592">
      <w:numFmt w:val="bullet"/>
      <w:lvlText w:val="•"/>
      <w:lvlJc w:val="left"/>
      <w:pPr>
        <w:ind w:left="4410" w:hanging="226"/>
      </w:pPr>
      <w:rPr>
        <w:rFonts w:hint="default"/>
        <w:lang w:val="pt-PT" w:eastAsia="en-US" w:bidi="ar-SA"/>
      </w:rPr>
    </w:lvl>
    <w:lvl w:ilvl="5" w:tplc="E536D9D2">
      <w:numFmt w:val="bullet"/>
      <w:lvlText w:val="•"/>
      <w:lvlJc w:val="left"/>
      <w:pPr>
        <w:ind w:left="5293" w:hanging="226"/>
      </w:pPr>
      <w:rPr>
        <w:rFonts w:hint="default"/>
        <w:lang w:val="pt-PT" w:eastAsia="en-US" w:bidi="ar-SA"/>
      </w:rPr>
    </w:lvl>
    <w:lvl w:ilvl="6" w:tplc="F2181BE4">
      <w:numFmt w:val="bullet"/>
      <w:lvlText w:val="•"/>
      <w:lvlJc w:val="left"/>
      <w:pPr>
        <w:ind w:left="6175" w:hanging="226"/>
      </w:pPr>
      <w:rPr>
        <w:rFonts w:hint="default"/>
        <w:lang w:val="pt-PT" w:eastAsia="en-US" w:bidi="ar-SA"/>
      </w:rPr>
    </w:lvl>
    <w:lvl w:ilvl="7" w:tplc="58A87602">
      <w:numFmt w:val="bullet"/>
      <w:lvlText w:val="•"/>
      <w:lvlJc w:val="left"/>
      <w:pPr>
        <w:ind w:left="7058" w:hanging="226"/>
      </w:pPr>
      <w:rPr>
        <w:rFonts w:hint="default"/>
        <w:lang w:val="pt-PT" w:eastAsia="en-US" w:bidi="ar-SA"/>
      </w:rPr>
    </w:lvl>
    <w:lvl w:ilvl="8" w:tplc="A576110A">
      <w:numFmt w:val="bullet"/>
      <w:lvlText w:val="•"/>
      <w:lvlJc w:val="left"/>
      <w:pPr>
        <w:ind w:left="7941" w:hanging="226"/>
      </w:pPr>
      <w:rPr>
        <w:rFonts w:hint="default"/>
        <w:lang w:val="pt-PT" w:eastAsia="en-US" w:bidi="ar-SA"/>
      </w:rPr>
    </w:lvl>
  </w:abstractNum>
  <w:num w:numId="1">
    <w:abstractNumId w:val="4"/>
  </w:num>
  <w:num w:numId="2">
    <w:abstractNumId w:val="13"/>
  </w:num>
  <w:num w:numId="3">
    <w:abstractNumId w:val="20"/>
  </w:num>
  <w:num w:numId="4">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rPr>
      </w:lvl>
    </w:lvlOverride>
  </w:num>
  <w:num w:numId="5">
    <w:abstractNumId w:val="8"/>
  </w:num>
  <w:num w:numId="6">
    <w:abstractNumId w:val="14"/>
  </w:num>
  <w:num w:numId="7">
    <w:abstractNumId w:val="6"/>
  </w:num>
  <w:num w:numId="8">
    <w:abstractNumId w:val="19"/>
  </w:num>
  <w:num w:numId="9">
    <w:abstractNumId w:val="12"/>
  </w:num>
  <w:num w:numId="10">
    <w:abstractNumId w:val="1"/>
  </w:num>
  <w:num w:numId="11">
    <w:abstractNumId w:val="11"/>
  </w:num>
  <w:num w:numId="12">
    <w:abstractNumId w:val="7"/>
  </w:num>
  <w:num w:numId="13">
    <w:abstractNumId w:val="10"/>
  </w:num>
  <w:num w:numId="14">
    <w:abstractNumId w:val="9"/>
  </w:num>
  <w:num w:numId="15">
    <w:abstractNumId w:val="2"/>
  </w:num>
  <w:num w:numId="16">
    <w:abstractNumId w:val="17"/>
  </w:num>
  <w:num w:numId="17">
    <w:abstractNumId w:val="15"/>
  </w:num>
  <w:num w:numId="18">
    <w:abstractNumId w:val="18"/>
  </w:num>
  <w:num w:numId="19">
    <w:abstractNumId w:val="5"/>
  </w:num>
  <w:num w:numId="20">
    <w:abstractNumId w:val="3"/>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utor">
    <w15:presenceInfo w15:providerId="None" w15:userId="Autor"/>
  </w15:person>
  <w15:person w15:author="JOSE DOMINGOS FRID E FIGUEIREDO">
    <w15:presenceInfo w15:providerId="None" w15:userId="JOSE DOMINGOS FRID E FIGUEIRE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BF"/>
    <w:rsid w:val="00002078"/>
    <w:rsid w:val="00002452"/>
    <w:rsid w:val="000119A5"/>
    <w:rsid w:val="00023387"/>
    <w:rsid w:val="0002587A"/>
    <w:rsid w:val="00025E5B"/>
    <w:rsid w:val="00026DB7"/>
    <w:rsid w:val="0002734C"/>
    <w:rsid w:val="000402AC"/>
    <w:rsid w:val="00043574"/>
    <w:rsid w:val="000578A4"/>
    <w:rsid w:val="00061904"/>
    <w:rsid w:val="000718DD"/>
    <w:rsid w:val="00074613"/>
    <w:rsid w:val="00081F98"/>
    <w:rsid w:val="00083DA3"/>
    <w:rsid w:val="00091157"/>
    <w:rsid w:val="000A205A"/>
    <w:rsid w:val="000A298F"/>
    <w:rsid w:val="000A46EA"/>
    <w:rsid w:val="000B242C"/>
    <w:rsid w:val="000B47F2"/>
    <w:rsid w:val="000B5CD5"/>
    <w:rsid w:val="000B6A23"/>
    <w:rsid w:val="000B76B0"/>
    <w:rsid w:val="000C4112"/>
    <w:rsid w:val="000D5D72"/>
    <w:rsid w:val="000E1593"/>
    <w:rsid w:val="000F05BF"/>
    <w:rsid w:val="000F3759"/>
    <w:rsid w:val="000F544C"/>
    <w:rsid w:val="000F6CCF"/>
    <w:rsid w:val="00100596"/>
    <w:rsid w:val="0010072A"/>
    <w:rsid w:val="00115CDE"/>
    <w:rsid w:val="00116E13"/>
    <w:rsid w:val="00125DE3"/>
    <w:rsid w:val="00127F80"/>
    <w:rsid w:val="00134765"/>
    <w:rsid w:val="00135155"/>
    <w:rsid w:val="00142429"/>
    <w:rsid w:val="001435D0"/>
    <w:rsid w:val="00145F57"/>
    <w:rsid w:val="00150530"/>
    <w:rsid w:val="001576B0"/>
    <w:rsid w:val="0016033A"/>
    <w:rsid w:val="00166812"/>
    <w:rsid w:val="0017243C"/>
    <w:rsid w:val="00174C66"/>
    <w:rsid w:val="00175BBB"/>
    <w:rsid w:val="00175D19"/>
    <w:rsid w:val="00176CA1"/>
    <w:rsid w:val="0018200F"/>
    <w:rsid w:val="001838F3"/>
    <w:rsid w:val="00187A83"/>
    <w:rsid w:val="00187CA0"/>
    <w:rsid w:val="001A7DB2"/>
    <w:rsid w:val="001B48AC"/>
    <w:rsid w:val="001C6DBD"/>
    <w:rsid w:val="001C6F6D"/>
    <w:rsid w:val="001D557C"/>
    <w:rsid w:val="001D700E"/>
    <w:rsid w:val="001E08E0"/>
    <w:rsid w:val="001E57C7"/>
    <w:rsid w:val="001F1A91"/>
    <w:rsid w:val="001F2C47"/>
    <w:rsid w:val="001F7F01"/>
    <w:rsid w:val="00200B16"/>
    <w:rsid w:val="00201337"/>
    <w:rsid w:val="00201402"/>
    <w:rsid w:val="00205383"/>
    <w:rsid w:val="00210E28"/>
    <w:rsid w:val="00211506"/>
    <w:rsid w:val="00220B91"/>
    <w:rsid w:val="002362E3"/>
    <w:rsid w:val="00243B26"/>
    <w:rsid w:val="00244204"/>
    <w:rsid w:val="002448F1"/>
    <w:rsid w:val="0025341F"/>
    <w:rsid w:val="00260240"/>
    <w:rsid w:val="0026331C"/>
    <w:rsid w:val="0027344E"/>
    <w:rsid w:val="002753A1"/>
    <w:rsid w:val="002774D4"/>
    <w:rsid w:val="002876B7"/>
    <w:rsid w:val="00295887"/>
    <w:rsid w:val="00296DC5"/>
    <w:rsid w:val="002A26B1"/>
    <w:rsid w:val="002A4429"/>
    <w:rsid w:val="002C3DD8"/>
    <w:rsid w:val="002C713D"/>
    <w:rsid w:val="002D0B28"/>
    <w:rsid w:val="002E4D38"/>
    <w:rsid w:val="002E4FB2"/>
    <w:rsid w:val="002E6A61"/>
    <w:rsid w:val="002F73DF"/>
    <w:rsid w:val="00301917"/>
    <w:rsid w:val="00301A26"/>
    <w:rsid w:val="00306D27"/>
    <w:rsid w:val="0031042B"/>
    <w:rsid w:val="003107F7"/>
    <w:rsid w:val="00316764"/>
    <w:rsid w:val="0032080C"/>
    <w:rsid w:val="00321940"/>
    <w:rsid w:val="00321EAA"/>
    <w:rsid w:val="00323B04"/>
    <w:rsid w:val="00323FAE"/>
    <w:rsid w:val="0032548A"/>
    <w:rsid w:val="0033125C"/>
    <w:rsid w:val="00333FB5"/>
    <w:rsid w:val="003379AC"/>
    <w:rsid w:val="00340828"/>
    <w:rsid w:val="00342C31"/>
    <w:rsid w:val="00350080"/>
    <w:rsid w:val="0035241A"/>
    <w:rsid w:val="00354995"/>
    <w:rsid w:val="0036263D"/>
    <w:rsid w:val="00364869"/>
    <w:rsid w:val="00364D5F"/>
    <w:rsid w:val="0036699E"/>
    <w:rsid w:val="003736DC"/>
    <w:rsid w:val="00382B21"/>
    <w:rsid w:val="003B4E3E"/>
    <w:rsid w:val="003B72AE"/>
    <w:rsid w:val="003C593D"/>
    <w:rsid w:val="003C669C"/>
    <w:rsid w:val="003D558A"/>
    <w:rsid w:val="003E03B7"/>
    <w:rsid w:val="003E1CB6"/>
    <w:rsid w:val="003E3F4A"/>
    <w:rsid w:val="003E4502"/>
    <w:rsid w:val="003E4B0C"/>
    <w:rsid w:val="003F7D54"/>
    <w:rsid w:val="0040202C"/>
    <w:rsid w:val="0041298B"/>
    <w:rsid w:val="00412E3B"/>
    <w:rsid w:val="00412E62"/>
    <w:rsid w:val="00413776"/>
    <w:rsid w:val="00414522"/>
    <w:rsid w:val="00426F5E"/>
    <w:rsid w:val="00427550"/>
    <w:rsid w:val="00434AA1"/>
    <w:rsid w:val="00435579"/>
    <w:rsid w:val="00435A7B"/>
    <w:rsid w:val="00436202"/>
    <w:rsid w:val="00436702"/>
    <w:rsid w:val="004477D7"/>
    <w:rsid w:val="00447D37"/>
    <w:rsid w:val="004513D4"/>
    <w:rsid w:val="00454606"/>
    <w:rsid w:val="004559FD"/>
    <w:rsid w:val="00460E18"/>
    <w:rsid w:val="004623F1"/>
    <w:rsid w:val="004655DA"/>
    <w:rsid w:val="004664D3"/>
    <w:rsid w:val="00467454"/>
    <w:rsid w:val="00476839"/>
    <w:rsid w:val="004770E6"/>
    <w:rsid w:val="004862C4"/>
    <w:rsid w:val="00490FB8"/>
    <w:rsid w:val="0049237A"/>
    <w:rsid w:val="00497F44"/>
    <w:rsid w:val="004A27FA"/>
    <w:rsid w:val="004A35A6"/>
    <w:rsid w:val="004A46D8"/>
    <w:rsid w:val="004A78AD"/>
    <w:rsid w:val="004B1991"/>
    <w:rsid w:val="004B4460"/>
    <w:rsid w:val="004B4E7C"/>
    <w:rsid w:val="004B5275"/>
    <w:rsid w:val="004D2BEA"/>
    <w:rsid w:val="004D33F6"/>
    <w:rsid w:val="004D5B23"/>
    <w:rsid w:val="004F037B"/>
    <w:rsid w:val="004F1573"/>
    <w:rsid w:val="004F19A6"/>
    <w:rsid w:val="004F655B"/>
    <w:rsid w:val="00506BB7"/>
    <w:rsid w:val="005128B5"/>
    <w:rsid w:val="00520C59"/>
    <w:rsid w:val="00526ECA"/>
    <w:rsid w:val="0053574A"/>
    <w:rsid w:val="00544A6A"/>
    <w:rsid w:val="00544AA2"/>
    <w:rsid w:val="00550600"/>
    <w:rsid w:val="00550675"/>
    <w:rsid w:val="00554617"/>
    <w:rsid w:val="0056004D"/>
    <w:rsid w:val="005738F8"/>
    <w:rsid w:val="005836FC"/>
    <w:rsid w:val="0058441C"/>
    <w:rsid w:val="005903D5"/>
    <w:rsid w:val="00593DC0"/>
    <w:rsid w:val="005A16DD"/>
    <w:rsid w:val="005A3712"/>
    <w:rsid w:val="005A5B27"/>
    <w:rsid w:val="005B65E3"/>
    <w:rsid w:val="005C1FA8"/>
    <w:rsid w:val="005C33F4"/>
    <w:rsid w:val="005C4254"/>
    <w:rsid w:val="005C49F1"/>
    <w:rsid w:val="005C5D68"/>
    <w:rsid w:val="005D146F"/>
    <w:rsid w:val="005D4467"/>
    <w:rsid w:val="005D4FB7"/>
    <w:rsid w:val="005E5A6D"/>
    <w:rsid w:val="005E6E7E"/>
    <w:rsid w:val="005F1DBA"/>
    <w:rsid w:val="005F333A"/>
    <w:rsid w:val="005F5957"/>
    <w:rsid w:val="00603B9E"/>
    <w:rsid w:val="006042AF"/>
    <w:rsid w:val="00623882"/>
    <w:rsid w:val="00624B05"/>
    <w:rsid w:val="00626A99"/>
    <w:rsid w:val="006274CC"/>
    <w:rsid w:val="00637127"/>
    <w:rsid w:val="006379CB"/>
    <w:rsid w:val="00637BA5"/>
    <w:rsid w:val="006411E3"/>
    <w:rsid w:val="006465ED"/>
    <w:rsid w:val="00652E5F"/>
    <w:rsid w:val="00654C0A"/>
    <w:rsid w:val="00654C1A"/>
    <w:rsid w:val="00655728"/>
    <w:rsid w:val="00660F22"/>
    <w:rsid w:val="0066545E"/>
    <w:rsid w:val="0066556D"/>
    <w:rsid w:val="00677C99"/>
    <w:rsid w:val="00687923"/>
    <w:rsid w:val="006903A0"/>
    <w:rsid w:val="00693254"/>
    <w:rsid w:val="006A1C88"/>
    <w:rsid w:val="006A272E"/>
    <w:rsid w:val="006A649D"/>
    <w:rsid w:val="006B5AB2"/>
    <w:rsid w:val="006B68C5"/>
    <w:rsid w:val="006C056A"/>
    <w:rsid w:val="006C0D5C"/>
    <w:rsid w:val="006C6081"/>
    <w:rsid w:val="006D6B24"/>
    <w:rsid w:val="006D7062"/>
    <w:rsid w:val="006D7516"/>
    <w:rsid w:val="006E1300"/>
    <w:rsid w:val="006E3DFA"/>
    <w:rsid w:val="006F0A81"/>
    <w:rsid w:val="006F45C0"/>
    <w:rsid w:val="00703150"/>
    <w:rsid w:val="00704B22"/>
    <w:rsid w:val="00710A3A"/>
    <w:rsid w:val="00710F60"/>
    <w:rsid w:val="00714ABE"/>
    <w:rsid w:val="00720426"/>
    <w:rsid w:val="00720C7C"/>
    <w:rsid w:val="00723159"/>
    <w:rsid w:val="00723ED0"/>
    <w:rsid w:val="00727D52"/>
    <w:rsid w:val="00732956"/>
    <w:rsid w:val="00736154"/>
    <w:rsid w:val="00736973"/>
    <w:rsid w:val="00741F78"/>
    <w:rsid w:val="00747285"/>
    <w:rsid w:val="007512ED"/>
    <w:rsid w:val="00754198"/>
    <w:rsid w:val="007659BD"/>
    <w:rsid w:val="007675C4"/>
    <w:rsid w:val="00770528"/>
    <w:rsid w:val="00774B52"/>
    <w:rsid w:val="007755C5"/>
    <w:rsid w:val="007756D6"/>
    <w:rsid w:val="00780FE3"/>
    <w:rsid w:val="00784200"/>
    <w:rsid w:val="00786759"/>
    <w:rsid w:val="00786900"/>
    <w:rsid w:val="00792BA6"/>
    <w:rsid w:val="00795D74"/>
    <w:rsid w:val="00796287"/>
    <w:rsid w:val="007A70FD"/>
    <w:rsid w:val="007B385E"/>
    <w:rsid w:val="007B4C34"/>
    <w:rsid w:val="007B68E4"/>
    <w:rsid w:val="007C128B"/>
    <w:rsid w:val="007C622B"/>
    <w:rsid w:val="007D2EBF"/>
    <w:rsid w:val="007D79F0"/>
    <w:rsid w:val="007E12F3"/>
    <w:rsid w:val="007F056C"/>
    <w:rsid w:val="007F1719"/>
    <w:rsid w:val="007F2592"/>
    <w:rsid w:val="007F36BF"/>
    <w:rsid w:val="007F5A28"/>
    <w:rsid w:val="0080381B"/>
    <w:rsid w:val="00813A4E"/>
    <w:rsid w:val="00815C58"/>
    <w:rsid w:val="00825DB8"/>
    <w:rsid w:val="00826908"/>
    <w:rsid w:val="0082783D"/>
    <w:rsid w:val="00834807"/>
    <w:rsid w:val="008415F1"/>
    <w:rsid w:val="00845387"/>
    <w:rsid w:val="0084704A"/>
    <w:rsid w:val="00851AE2"/>
    <w:rsid w:val="00861D42"/>
    <w:rsid w:val="00862666"/>
    <w:rsid w:val="008639B4"/>
    <w:rsid w:val="00864008"/>
    <w:rsid w:val="0087420B"/>
    <w:rsid w:val="00875E68"/>
    <w:rsid w:val="008762AD"/>
    <w:rsid w:val="00890A10"/>
    <w:rsid w:val="00896F53"/>
    <w:rsid w:val="008A2FAD"/>
    <w:rsid w:val="008A2FD7"/>
    <w:rsid w:val="008B1788"/>
    <w:rsid w:val="008B3784"/>
    <w:rsid w:val="008C48BC"/>
    <w:rsid w:val="008D7550"/>
    <w:rsid w:val="008E1FB8"/>
    <w:rsid w:val="008E3CED"/>
    <w:rsid w:val="008E4120"/>
    <w:rsid w:val="008F099A"/>
    <w:rsid w:val="008F0E0B"/>
    <w:rsid w:val="008F0FC7"/>
    <w:rsid w:val="008F3502"/>
    <w:rsid w:val="008F4AA9"/>
    <w:rsid w:val="008F50CB"/>
    <w:rsid w:val="00900995"/>
    <w:rsid w:val="00905124"/>
    <w:rsid w:val="00906500"/>
    <w:rsid w:val="009073AA"/>
    <w:rsid w:val="00907637"/>
    <w:rsid w:val="00907851"/>
    <w:rsid w:val="009113A0"/>
    <w:rsid w:val="009113AC"/>
    <w:rsid w:val="009133E9"/>
    <w:rsid w:val="00915853"/>
    <w:rsid w:val="009171C2"/>
    <w:rsid w:val="00920CF1"/>
    <w:rsid w:val="00921EF8"/>
    <w:rsid w:val="009248E1"/>
    <w:rsid w:val="00930474"/>
    <w:rsid w:val="009358F8"/>
    <w:rsid w:val="0093786C"/>
    <w:rsid w:val="009503EC"/>
    <w:rsid w:val="009561DE"/>
    <w:rsid w:val="00960698"/>
    <w:rsid w:val="00970FF4"/>
    <w:rsid w:val="009745BE"/>
    <w:rsid w:val="009849FF"/>
    <w:rsid w:val="0098682C"/>
    <w:rsid w:val="009917A0"/>
    <w:rsid w:val="009945EC"/>
    <w:rsid w:val="009950B7"/>
    <w:rsid w:val="009A0465"/>
    <w:rsid w:val="009A4A7A"/>
    <w:rsid w:val="009A5593"/>
    <w:rsid w:val="009B10F9"/>
    <w:rsid w:val="009B2D39"/>
    <w:rsid w:val="009C34E9"/>
    <w:rsid w:val="009C47A8"/>
    <w:rsid w:val="009D46B6"/>
    <w:rsid w:val="009D5AEC"/>
    <w:rsid w:val="009E5C6B"/>
    <w:rsid w:val="009E703E"/>
    <w:rsid w:val="009E7480"/>
    <w:rsid w:val="00A053FF"/>
    <w:rsid w:val="00A17C20"/>
    <w:rsid w:val="00A20B84"/>
    <w:rsid w:val="00A22517"/>
    <w:rsid w:val="00A244DF"/>
    <w:rsid w:val="00A6007C"/>
    <w:rsid w:val="00A619D8"/>
    <w:rsid w:val="00A65BA0"/>
    <w:rsid w:val="00A77766"/>
    <w:rsid w:val="00A8055D"/>
    <w:rsid w:val="00A87EF1"/>
    <w:rsid w:val="00A93F48"/>
    <w:rsid w:val="00A95435"/>
    <w:rsid w:val="00AA08B1"/>
    <w:rsid w:val="00AA4037"/>
    <w:rsid w:val="00AA5993"/>
    <w:rsid w:val="00AA6E47"/>
    <w:rsid w:val="00AA70C4"/>
    <w:rsid w:val="00AB45F9"/>
    <w:rsid w:val="00AC4080"/>
    <w:rsid w:val="00AD1EEC"/>
    <w:rsid w:val="00AE09F0"/>
    <w:rsid w:val="00AF495D"/>
    <w:rsid w:val="00AF6F88"/>
    <w:rsid w:val="00B0359B"/>
    <w:rsid w:val="00B05D48"/>
    <w:rsid w:val="00B061B2"/>
    <w:rsid w:val="00B06291"/>
    <w:rsid w:val="00B1065D"/>
    <w:rsid w:val="00B1380E"/>
    <w:rsid w:val="00B17D93"/>
    <w:rsid w:val="00B31468"/>
    <w:rsid w:val="00B34DD5"/>
    <w:rsid w:val="00B35231"/>
    <w:rsid w:val="00B36C81"/>
    <w:rsid w:val="00B36CDD"/>
    <w:rsid w:val="00B676D3"/>
    <w:rsid w:val="00B75D9E"/>
    <w:rsid w:val="00B93149"/>
    <w:rsid w:val="00B97FFD"/>
    <w:rsid w:val="00BB08C7"/>
    <w:rsid w:val="00BB7975"/>
    <w:rsid w:val="00BD31AF"/>
    <w:rsid w:val="00BE3C69"/>
    <w:rsid w:val="00BE5061"/>
    <w:rsid w:val="00BF110F"/>
    <w:rsid w:val="00BF5791"/>
    <w:rsid w:val="00C03197"/>
    <w:rsid w:val="00C03646"/>
    <w:rsid w:val="00C044DC"/>
    <w:rsid w:val="00C04BA1"/>
    <w:rsid w:val="00C053C3"/>
    <w:rsid w:val="00C056EC"/>
    <w:rsid w:val="00C1154E"/>
    <w:rsid w:val="00C20B1A"/>
    <w:rsid w:val="00C26E4D"/>
    <w:rsid w:val="00C36FC6"/>
    <w:rsid w:val="00C378D4"/>
    <w:rsid w:val="00C64066"/>
    <w:rsid w:val="00C64C75"/>
    <w:rsid w:val="00C77080"/>
    <w:rsid w:val="00C8391F"/>
    <w:rsid w:val="00C83B8E"/>
    <w:rsid w:val="00C873DE"/>
    <w:rsid w:val="00C92F68"/>
    <w:rsid w:val="00C94FAA"/>
    <w:rsid w:val="00C972FE"/>
    <w:rsid w:val="00CA3ED8"/>
    <w:rsid w:val="00CA7CA1"/>
    <w:rsid w:val="00CB21C6"/>
    <w:rsid w:val="00CB32A2"/>
    <w:rsid w:val="00CB45B6"/>
    <w:rsid w:val="00CC32F7"/>
    <w:rsid w:val="00CC44AA"/>
    <w:rsid w:val="00CC534B"/>
    <w:rsid w:val="00CD4B8E"/>
    <w:rsid w:val="00CD7AB6"/>
    <w:rsid w:val="00CD7BC3"/>
    <w:rsid w:val="00CE1763"/>
    <w:rsid w:val="00CE256A"/>
    <w:rsid w:val="00CE3A43"/>
    <w:rsid w:val="00CE7DC1"/>
    <w:rsid w:val="00CF48AB"/>
    <w:rsid w:val="00D057D3"/>
    <w:rsid w:val="00D06AA6"/>
    <w:rsid w:val="00D07B43"/>
    <w:rsid w:val="00D1255B"/>
    <w:rsid w:val="00D1414E"/>
    <w:rsid w:val="00D260FC"/>
    <w:rsid w:val="00D34FAB"/>
    <w:rsid w:val="00D36F84"/>
    <w:rsid w:val="00D3703A"/>
    <w:rsid w:val="00D41D61"/>
    <w:rsid w:val="00D4448F"/>
    <w:rsid w:val="00D516AA"/>
    <w:rsid w:val="00D54A2B"/>
    <w:rsid w:val="00D62996"/>
    <w:rsid w:val="00D70942"/>
    <w:rsid w:val="00D70D7C"/>
    <w:rsid w:val="00D75DBC"/>
    <w:rsid w:val="00D813A1"/>
    <w:rsid w:val="00D81E28"/>
    <w:rsid w:val="00D84148"/>
    <w:rsid w:val="00D936C0"/>
    <w:rsid w:val="00DA3188"/>
    <w:rsid w:val="00DA40EF"/>
    <w:rsid w:val="00DA788F"/>
    <w:rsid w:val="00DA7DD9"/>
    <w:rsid w:val="00DB3256"/>
    <w:rsid w:val="00DD750F"/>
    <w:rsid w:val="00DE2900"/>
    <w:rsid w:val="00DE6DED"/>
    <w:rsid w:val="00DF05A7"/>
    <w:rsid w:val="00DF1511"/>
    <w:rsid w:val="00E00CE5"/>
    <w:rsid w:val="00E01C88"/>
    <w:rsid w:val="00E0690C"/>
    <w:rsid w:val="00E13314"/>
    <w:rsid w:val="00E1585C"/>
    <w:rsid w:val="00E21F02"/>
    <w:rsid w:val="00E25D6C"/>
    <w:rsid w:val="00E26831"/>
    <w:rsid w:val="00E27CC2"/>
    <w:rsid w:val="00E35AE6"/>
    <w:rsid w:val="00E475E5"/>
    <w:rsid w:val="00E47835"/>
    <w:rsid w:val="00E55629"/>
    <w:rsid w:val="00E57EBC"/>
    <w:rsid w:val="00E61F25"/>
    <w:rsid w:val="00E65B4A"/>
    <w:rsid w:val="00E74D7B"/>
    <w:rsid w:val="00E95E9C"/>
    <w:rsid w:val="00E97525"/>
    <w:rsid w:val="00EA0FD5"/>
    <w:rsid w:val="00EA3B23"/>
    <w:rsid w:val="00EA76F2"/>
    <w:rsid w:val="00EA780A"/>
    <w:rsid w:val="00EB1437"/>
    <w:rsid w:val="00EB288E"/>
    <w:rsid w:val="00EB35D1"/>
    <w:rsid w:val="00EB7B6B"/>
    <w:rsid w:val="00EC0AC5"/>
    <w:rsid w:val="00EC55AB"/>
    <w:rsid w:val="00EC59DA"/>
    <w:rsid w:val="00EC6391"/>
    <w:rsid w:val="00EC784B"/>
    <w:rsid w:val="00ED0202"/>
    <w:rsid w:val="00ED0D53"/>
    <w:rsid w:val="00ED19F8"/>
    <w:rsid w:val="00ED6269"/>
    <w:rsid w:val="00EF4886"/>
    <w:rsid w:val="00F01BC0"/>
    <w:rsid w:val="00F01E25"/>
    <w:rsid w:val="00F020E6"/>
    <w:rsid w:val="00F07177"/>
    <w:rsid w:val="00F2752E"/>
    <w:rsid w:val="00F32FD9"/>
    <w:rsid w:val="00F36B1B"/>
    <w:rsid w:val="00F444E7"/>
    <w:rsid w:val="00F46768"/>
    <w:rsid w:val="00F5010F"/>
    <w:rsid w:val="00F50E97"/>
    <w:rsid w:val="00F53419"/>
    <w:rsid w:val="00F607F9"/>
    <w:rsid w:val="00F639C0"/>
    <w:rsid w:val="00F6704A"/>
    <w:rsid w:val="00F7178C"/>
    <w:rsid w:val="00F76C0D"/>
    <w:rsid w:val="00F81214"/>
    <w:rsid w:val="00F85D31"/>
    <w:rsid w:val="00F9646F"/>
    <w:rsid w:val="00FA1162"/>
    <w:rsid w:val="00FA1760"/>
    <w:rsid w:val="00FA5191"/>
    <w:rsid w:val="00FA6D70"/>
    <w:rsid w:val="00FC25B6"/>
    <w:rsid w:val="00FC4878"/>
    <w:rsid w:val="00FC699D"/>
    <w:rsid w:val="00FD64C7"/>
    <w:rsid w:val="00FE09F4"/>
    <w:rsid w:val="00FE0CB0"/>
    <w:rsid w:val="00FE1062"/>
    <w:rsid w:val="00FE1D08"/>
    <w:rsid w:val="00FE6CC8"/>
    <w:rsid w:val="00FF4130"/>
    <w:rsid w:val="00FF77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33A7E"/>
  <w15:chartTrackingRefBased/>
  <w15:docId w15:val="{FDBC7209-6105-4FD4-825A-EDF3C2B2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191"/>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506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9073AA"/>
    <w:pPr>
      <w:spacing w:before="100" w:beforeAutospacing="1" w:after="100" w:afterAutospacing="1"/>
      <w:outlineLvl w:val="1"/>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DA788F"/>
  </w:style>
  <w:style w:type="paragraph" w:styleId="Rodap">
    <w:name w:val="footer"/>
    <w:basedOn w:val="Normal"/>
    <w:link w:val="Rodap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DA788F"/>
  </w:style>
  <w:style w:type="character" w:styleId="Hyperlink">
    <w:name w:val="Hyperlink"/>
    <w:basedOn w:val="Fontepargpadro"/>
    <w:uiPriority w:val="99"/>
    <w:unhideWhenUsed/>
    <w:rsid w:val="001C6F6D"/>
    <w:rPr>
      <w:color w:val="0563C1" w:themeColor="hyperlink"/>
      <w:u w:val="single"/>
    </w:rPr>
  </w:style>
  <w:style w:type="character" w:styleId="MenoPendente">
    <w:name w:val="Unresolved Mention"/>
    <w:basedOn w:val="Fontepargpadro"/>
    <w:uiPriority w:val="99"/>
    <w:semiHidden/>
    <w:unhideWhenUsed/>
    <w:rsid w:val="001C6F6D"/>
    <w:rPr>
      <w:color w:val="605E5C"/>
      <w:shd w:val="clear" w:color="auto" w:fill="E1DFDD"/>
    </w:rPr>
  </w:style>
  <w:style w:type="paragraph" w:customStyle="1" w:styleId="Standard">
    <w:name w:val="Standard"/>
    <w:rsid w:val="00382B2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styleId="Textodebalo">
    <w:name w:val="Balloon Text"/>
    <w:basedOn w:val="Normal"/>
    <w:link w:val="TextodebaloChar"/>
    <w:uiPriority w:val="99"/>
    <w:semiHidden/>
    <w:unhideWhenUsed/>
    <w:rsid w:val="004B4460"/>
    <w:rPr>
      <w:rFonts w:ascii="Segoe UI" w:hAnsi="Segoe UI" w:cs="Segoe UI"/>
      <w:sz w:val="18"/>
      <w:szCs w:val="18"/>
    </w:rPr>
  </w:style>
  <w:style w:type="character" w:customStyle="1" w:styleId="TextodebaloChar">
    <w:name w:val="Texto de balão Char"/>
    <w:basedOn w:val="Fontepargpadro"/>
    <w:link w:val="Textodebalo"/>
    <w:uiPriority w:val="99"/>
    <w:semiHidden/>
    <w:rsid w:val="004B4460"/>
    <w:rPr>
      <w:rFonts w:ascii="Segoe UI" w:eastAsia="Times New Roman" w:hAnsi="Segoe UI" w:cs="Segoe UI"/>
      <w:sz w:val="18"/>
      <w:szCs w:val="18"/>
      <w:lang w:eastAsia="pt-BR"/>
    </w:rPr>
  </w:style>
  <w:style w:type="paragraph" w:customStyle="1" w:styleId="Default">
    <w:name w:val="Default"/>
    <w:rsid w:val="009561D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9561DE"/>
    <w:pPr>
      <w:spacing w:before="100" w:beforeAutospacing="1" w:after="100" w:afterAutospacing="1"/>
    </w:pPr>
  </w:style>
  <w:style w:type="character" w:customStyle="1" w:styleId="Ttulo2Char">
    <w:name w:val="Título 2 Char"/>
    <w:basedOn w:val="Fontepargpadro"/>
    <w:link w:val="Ttulo2"/>
    <w:uiPriority w:val="9"/>
    <w:rsid w:val="009073AA"/>
    <w:rPr>
      <w:rFonts w:ascii="Times New Roman" w:eastAsia="Times New Roman" w:hAnsi="Times New Roman" w:cs="Times New Roman"/>
      <w:b/>
      <w:bCs/>
      <w:sz w:val="36"/>
      <w:szCs w:val="36"/>
      <w:lang w:eastAsia="pt-BR"/>
    </w:rPr>
  </w:style>
  <w:style w:type="character" w:styleId="Refdecomentrio">
    <w:name w:val="annotation reference"/>
    <w:basedOn w:val="Fontepargpadro"/>
    <w:unhideWhenUsed/>
    <w:rsid w:val="00550675"/>
    <w:rPr>
      <w:sz w:val="16"/>
      <w:szCs w:val="16"/>
    </w:rPr>
  </w:style>
  <w:style w:type="paragraph" w:styleId="Textodecomentrio">
    <w:name w:val="annotation text"/>
    <w:basedOn w:val="Normal"/>
    <w:link w:val="TextodecomentrioChar"/>
    <w:uiPriority w:val="99"/>
    <w:unhideWhenUsed/>
    <w:rsid w:val="00550675"/>
    <w:rPr>
      <w:rFonts w:ascii="Ecofont_Spranq_eco_Sans" w:eastAsiaTheme="minorEastAsia" w:hAnsi="Ecofont_Spranq_eco_Sans" w:cs="Tahoma"/>
      <w:sz w:val="20"/>
      <w:szCs w:val="20"/>
    </w:rPr>
  </w:style>
  <w:style w:type="character" w:customStyle="1" w:styleId="TextodecomentrioChar">
    <w:name w:val="Texto de comentário Char"/>
    <w:basedOn w:val="Fontepargpadro"/>
    <w:link w:val="Textodecomentrio"/>
    <w:uiPriority w:val="99"/>
    <w:qFormat/>
    <w:rsid w:val="00550675"/>
    <w:rPr>
      <w:rFonts w:ascii="Ecofont_Spranq_eco_Sans" w:eastAsiaTheme="minorEastAsia" w:hAnsi="Ecofont_Spranq_eco_Sans" w:cs="Tahoma"/>
      <w:sz w:val="20"/>
      <w:szCs w:val="20"/>
      <w:lang w:eastAsia="pt-BR"/>
    </w:rPr>
  </w:style>
  <w:style w:type="paragraph" w:customStyle="1" w:styleId="Nivel01">
    <w:name w:val="Nivel 01"/>
    <w:basedOn w:val="Ttulo1"/>
    <w:next w:val="Normal"/>
    <w:link w:val="Nivel01Char"/>
    <w:autoRedefine/>
    <w:qFormat/>
    <w:rsid w:val="00550675"/>
    <w:pPr>
      <w:numPr>
        <w:numId w:val="1"/>
      </w:numPr>
      <w:tabs>
        <w:tab w:val="num" w:pos="360"/>
        <w:tab w:val="left" w:pos="567"/>
      </w:tabs>
      <w:spacing w:after="120" w:line="276" w:lineRule="auto"/>
      <w:ind w:left="0" w:firstLine="0"/>
      <w:jc w:val="both"/>
    </w:pPr>
    <w:rPr>
      <w:rFonts w:ascii="Arial" w:hAnsi="Arial" w:cs="Arial"/>
      <w:b/>
      <w:bCs/>
      <w:color w:val="auto"/>
      <w:sz w:val="20"/>
      <w:szCs w:val="20"/>
    </w:rPr>
  </w:style>
  <w:style w:type="paragraph" w:customStyle="1" w:styleId="Nivel2">
    <w:name w:val="Nivel 2"/>
    <w:basedOn w:val="Normal"/>
    <w:link w:val="Nivel2Char"/>
    <w:autoRedefine/>
    <w:qFormat/>
    <w:rsid w:val="00EA3B23"/>
    <w:pPr>
      <w:spacing w:before="120" w:after="120" w:line="360" w:lineRule="auto"/>
      <w:ind w:firstLine="708"/>
      <w:jc w:val="both"/>
    </w:pPr>
    <w:rPr>
      <w:rFonts w:ascii="Tahoma" w:eastAsia="Arial" w:hAnsi="Tahoma" w:cs="Tahoma"/>
      <w:sz w:val="22"/>
      <w:szCs w:val="22"/>
    </w:rPr>
  </w:style>
  <w:style w:type="paragraph" w:customStyle="1" w:styleId="Nivel3">
    <w:name w:val="Nivel 3"/>
    <w:basedOn w:val="Normal"/>
    <w:link w:val="Nivel3Char"/>
    <w:autoRedefine/>
    <w:qFormat/>
    <w:rsid w:val="00D936C0"/>
    <w:pPr>
      <w:spacing w:before="120" w:after="120" w:line="360" w:lineRule="auto"/>
      <w:contextualSpacing/>
      <w:jc w:val="both"/>
    </w:pPr>
    <w:rPr>
      <w:rFonts w:ascii="Tahoma" w:eastAsiaTheme="minorEastAsia" w:hAnsi="Tahoma" w:cs="Tahoma"/>
      <w:color w:val="000000"/>
      <w:sz w:val="22"/>
      <w:szCs w:val="22"/>
    </w:rPr>
  </w:style>
  <w:style w:type="paragraph" w:customStyle="1" w:styleId="Nivel4">
    <w:name w:val="Nivel 4"/>
    <w:basedOn w:val="Nivel3"/>
    <w:autoRedefine/>
    <w:qFormat/>
    <w:rsid w:val="00550675"/>
    <w:pPr>
      <w:numPr>
        <w:ilvl w:val="3"/>
      </w:numPr>
      <w:ind w:left="567"/>
    </w:pPr>
    <w:rPr>
      <w:color w:val="auto"/>
    </w:rPr>
  </w:style>
  <w:style w:type="paragraph" w:customStyle="1" w:styleId="Nivel5">
    <w:name w:val="Nivel 5"/>
    <w:basedOn w:val="Nivel4"/>
    <w:autoRedefine/>
    <w:qFormat/>
    <w:rsid w:val="00550675"/>
    <w:pPr>
      <w:numPr>
        <w:ilvl w:val="4"/>
      </w:numPr>
      <w:ind w:left="851"/>
    </w:pPr>
  </w:style>
  <w:style w:type="character" w:customStyle="1" w:styleId="Nivel2Char">
    <w:name w:val="Nivel 2 Char"/>
    <w:basedOn w:val="Fontepargpadro"/>
    <w:link w:val="Nivel2"/>
    <w:locked/>
    <w:rsid w:val="00EA3B23"/>
    <w:rPr>
      <w:rFonts w:ascii="Tahoma" w:eastAsia="Arial" w:hAnsi="Tahoma" w:cs="Tahoma"/>
      <w:lang w:eastAsia="pt-BR"/>
    </w:rPr>
  </w:style>
  <w:style w:type="character" w:customStyle="1" w:styleId="Ttulo1Char">
    <w:name w:val="Título 1 Char"/>
    <w:basedOn w:val="Fontepargpadro"/>
    <w:link w:val="Ttulo1"/>
    <w:uiPriority w:val="9"/>
    <w:rsid w:val="00550675"/>
    <w:rPr>
      <w:rFonts w:asciiTheme="majorHAnsi" w:eastAsiaTheme="majorEastAsia" w:hAnsiTheme="majorHAnsi" w:cstheme="majorBidi"/>
      <w:color w:val="2F5496" w:themeColor="accent1" w:themeShade="BF"/>
      <w:sz w:val="32"/>
      <w:szCs w:val="32"/>
      <w:lang w:eastAsia="pt-BR"/>
    </w:rPr>
  </w:style>
  <w:style w:type="paragraph" w:styleId="PargrafodaLista">
    <w:name w:val="List Paragraph"/>
    <w:basedOn w:val="Normal"/>
    <w:link w:val="PargrafodaListaChar"/>
    <w:uiPriority w:val="34"/>
    <w:qFormat/>
    <w:rsid w:val="00550675"/>
    <w:pPr>
      <w:ind w:left="720"/>
      <w:contextualSpacing/>
    </w:pPr>
    <w:rPr>
      <w:rFonts w:ascii="Ecofont_Spranq_eco_Sans" w:eastAsiaTheme="minorEastAsia" w:hAnsi="Ecofont_Spranq_eco_Sans" w:cs="Tahoma"/>
    </w:rPr>
  </w:style>
  <w:style w:type="character" w:customStyle="1" w:styleId="PargrafodaListaChar">
    <w:name w:val="Parágrafo da Lista Char"/>
    <w:basedOn w:val="Fontepargpadro"/>
    <w:link w:val="PargrafodaLista"/>
    <w:rsid w:val="00550675"/>
    <w:rPr>
      <w:rFonts w:ascii="Ecofont_Spranq_eco_Sans" w:eastAsiaTheme="minorEastAsia" w:hAnsi="Ecofont_Spranq_eco_Sans" w:cs="Tahoma"/>
      <w:sz w:val="24"/>
      <w:szCs w:val="24"/>
      <w:lang w:eastAsia="pt-BR"/>
    </w:rPr>
  </w:style>
  <w:style w:type="character" w:customStyle="1" w:styleId="Nivel01Char">
    <w:name w:val="Nivel 01 Char"/>
    <w:basedOn w:val="Fontepargpadro"/>
    <w:link w:val="Nivel01"/>
    <w:rsid w:val="00550675"/>
    <w:rPr>
      <w:rFonts w:ascii="Arial" w:eastAsiaTheme="majorEastAsia" w:hAnsi="Arial" w:cs="Arial"/>
      <w:b/>
      <w:bCs/>
      <w:sz w:val="20"/>
      <w:szCs w:val="20"/>
      <w:lang w:eastAsia="pt-BR"/>
    </w:rPr>
  </w:style>
  <w:style w:type="paragraph" w:customStyle="1" w:styleId="Nvel2-Red">
    <w:name w:val="Nível 2 -Red"/>
    <w:basedOn w:val="Nivel2"/>
    <w:link w:val="Nvel2-RedChar"/>
    <w:qFormat/>
    <w:rsid w:val="00550675"/>
    <w:pPr>
      <w:numPr>
        <w:numId w:val="2"/>
      </w:numPr>
      <w:ind w:left="0" w:firstLine="0"/>
    </w:pPr>
    <w:rPr>
      <w:i/>
      <w:iCs/>
    </w:rPr>
  </w:style>
  <w:style w:type="character" w:customStyle="1" w:styleId="Nvel2-RedChar">
    <w:name w:val="Nível 2 -Red Char"/>
    <w:basedOn w:val="Nivel2Char"/>
    <w:link w:val="Nvel2-Red"/>
    <w:rsid w:val="00550675"/>
    <w:rPr>
      <w:rFonts w:ascii="Tahoma" w:eastAsia="Arial" w:hAnsi="Tahoma" w:cs="Tahoma"/>
      <w:b w:val="0"/>
      <w:i/>
      <w:iCs/>
      <w:lang w:eastAsia="pt-BR"/>
    </w:rPr>
  </w:style>
  <w:style w:type="table" w:styleId="Tabelacomgrade">
    <w:name w:val="Table Grid"/>
    <w:basedOn w:val="Tabelanormal"/>
    <w:uiPriority w:val="39"/>
    <w:rsid w:val="0063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vel1-SemNum">
    <w:name w:val="Nível 1-Sem Num"/>
    <w:basedOn w:val="Nivel01"/>
    <w:link w:val="Nvel1-SemNumChar"/>
    <w:autoRedefine/>
    <w:qFormat/>
    <w:rsid w:val="006274CC"/>
    <w:pPr>
      <w:numPr>
        <w:numId w:val="0"/>
      </w:numPr>
      <w:outlineLvl w:val="1"/>
    </w:pPr>
    <w:rPr>
      <w:rFonts w:ascii="Tahoma" w:hAnsi="Tahoma" w:cs="Tahoma"/>
      <w:b w:val="0"/>
      <w:color w:val="000000" w:themeColor="text1"/>
      <w:sz w:val="22"/>
      <w:szCs w:val="22"/>
    </w:rPr>
  </w:style>
  <w:style w:type="character" w:customStyle="1" w:styleId="Nvel1-SemNumChar">
    <w:name w:val="Nível 1-Sem Num Char"/>
    <w:basedOn w:val="Nivel01Char"/>
    <w:link w:val="Nvel1-SemNum"/>
    <w:rsid w:val="006274CC"/>
    <w:rPr>
      <w:rFonts w:ascii="Tahoma" w:eastAsiaTheme="majorEastAsia" w:hAnsi="Tahoma" w:cs="Tahoma"/>
      <w:b w:val="0"/>
      <w:bCs/>
      <w:color w:val="000000" w:themeColor="text1"/>
      <w:sz w:val="20"/>
      <w:szCs w:val="20"/>
      <w:lang w:eastAsia="pt-BR"/>
    </w:rPr>
  </w:style>
  <w:style w:type="paragraph" w:customStyle="1" w:styleId="Nvel1-SemNumPreto">
    <w:name w:val="Nível 1-Sem Num Preto"/>
    <w:basedOn w:val="Nvel1-SemNum"/>
    <w:link w:val="Nvel1-SemNumPretoChar"/>
    <w:qFormat/>
    <w:rsid w:val="00490FB8"/>
    <w:rPr>
      <w:lang w:eastAsia="zh-CN" w:bidi="hi-IN"/>
    </w:rPr>
  </w:style>
  <w:style w:type="character" w:customStyle="1" w:styleId="Nvel1-SemNumPretoChar">
    <w:name w:val="Nível 1-Sem Num Preto Char"/>
    <w:basedOn w:val="Nvel1-SemNumChar"/>
    <w:link w:val="Nvel1-SemNumPreto"/>
    <w:rsid w:val="00490FB8"/>
    <w:rPr>
      <w:rFonts w:ascii="Tahoma" w:eastAsiaTheme="majorEastAsia" w:hAnsi="Tahoma" w:cs="Tahoma"/>
      <w:b w:val="0"/>
      <w:bCs/>
      <w:color w:val="000000" w:themeColor="text1"/>
      <w:sz w:val="20"/>
      <w:szCs w:val="20"/>
      <w:lang w:eastAsia="zh-CN" w:bidi="hi-IN"/>
    </w:rPr>
  </w:style>
  <w:style w:type="character" w:customStyle="1" w:styleId="normaltextrun">
    <w:name w:val="normaltextrun"/>
    <w:basedOn w:val="Fontepargpadro"/>
    <w:rsid w:val="009C34E9"/>
  </w:style>
  <w:style w:type="character" w:customStyle="1" w:styleId="findhit">
    <w:name w:val="findhit"/>
    <w:basedOn w:val="Fontepargpadro"/>
    <w:rsid w:val="009C34E9"/>
  </w:style>
  <w:style w:type="character" w:customStyle="1" w:styleId="Nivel3Char">
    <w:name w:val="Nivel 3 Char"/>
    <w:basedOn w:val="Fontepargpadro"/>
    <w:link w:val="Nivel3"/>
    <w:rsid w:val="00D936C0"/>
    <w:rPr>
      <w:rFonts w:ascii="Tahoma" w:eastAsiaTheme="minorEastAsia" w:hAnsi="Tahoma" w:cs="Tahoma"/>
      <w:color w:val="000000"/>
      <w:lang w:eastAsia="pt-BR"/>
    </w:rPr>
  </w:style>
  <w:style w:type="character" w:customStyle="1" w:styleId="MenoPendente1">
    <w:name w:val="Menção Pendente1"/>
    <w:basedOn w:val="Fontepargpadro"/>
    <w:uiPriority w:val="99"/>
    <w:semiHidden/>
    <w:unhideWhenUsed/>
    <w:rsid w:val="004477D7"/>
    <w:rPr>
      <w:color w:val="605E5C"/>
      <w:shd w:val="clear" w:color="auto" w:fill="E1DFDD"/>
    </w:rPr>
  </w:style>
  <w:style w:type="paragraph" w:styleId="Corpodetexto">
    <w:name w:val="Body Text"/>
    <w:basedOn w:val="Normal"/>
    <w:link w:val="CorpodetextoChar"/>
    <w:uiPriority w:val="1"/>
    <w:qFormat/>
    <w:rsid w:val="004477D7"/>
    <w:pPr>
      <w:widowControl w:val="0"/>
      <w:autoSpaceDE w:val="0"/>
      <w:autoSpaceDN w:val="0"/>
    </w:pPr>
    <w:rPr>
      <w:rFonts w:ascii="Tahoma" w:eastAsia="Tahoma" w:hAnsi="Tahoma" w:cs="Tahoma"/>
      <w:lang w:val="pt-PT" w:eastAsia="en-US"/>
    </w:rPr>
  </w:style>
  <w:style w:type="character" w:customStyle="1" w:styleId="CorpodetextoChar">
    <w:name w:val="Corpo de texto Char"/>
    <w:basedOn w:val="Fontepargpadro"/>
    <w:link w:val="Corpodetexto"/>
    <w:uiPriority w:val="1"/>
    <w:rsid w:val="004477D7"/>
    <w:rPr>
      <w:rFonts w:ascii="Tahoma" w:eastAsia="Tahoma" w:hAnsi="Tahoma" w:cs="Tahoma"/>
      <w:sz w:val="24"/>
      <w:szCs w:val="24"/>
      <w:lang w:val="pt-PT"/>
    </w:rPr>
  </w:style>
  <w:style w:type="table" w:customStyle="1" w:styleId="TableNormal1">
    <w:name w:val="Table Normal1"/>
    <w:uiPriority w:val="2"/>
    <w:semiHidden/>
    <w:unhideWhenUsed/>
    <w:qFormat/>
    <w:rsid w:val="004477D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77D7"/>
    <w:pPr>
      <w:widowControl w:val="0"/>
      <w:autoSpaceDE w:val="0"/>
      <w:autoSpaceDN w:val="0"/>
      <w:spacing w:before="84"/>
      <w:jc w:val="center"/>
    </w:pPr>
    <w:rPr>
      <w:rFonts w:ascii="Tahoma" w:eastAsia="Tahoma" w:hAnsi="Tahoma" w:cs="Tahoma"/>
      <w:sz w:val="22"/>
      <w:szCs w:val="22"/>
      <w:lang w:val="pt-PT" w:eastAsia="en-US"/>
    </w:rPr>
  </w:style>
  <w:style w:type="paragraph" w:customStyle="1" w:styleId="TCU-Transcrio">
    <w:name w:val="TCU - Transcrição"/>
    <w:basedOn w:val="Normal"/>
    <w:qFormat/>
    <w:rsid w:val="004477D7"/>
    <w:pPr>
      <w:spacing w:after="120"/>
      <w:ind w:left="284" w:firstLine="567"/>
      <w:jc w:val="both"/>
    </w:pPr>
    <w:rPr>
      <w:i/>
      <w:szCs w:val="22"/>
      <w:lang w:eastAsia="en-US"/>
    </w:rPr>
  </w:style>
  <w:style w:type="character" w:styleId="Forte">
    <w:name w:val="Strong"/>
    <w:basedOn w:val="Fontepargpadro"/>
    <w:uiPriority w:val="22"/>
    <w:qFormat/>
    <w:rsid w:val="004477D7"/>
    <w:rPr>
      <w:b/>
      <w:bCs/>
    </w:rPr>
  </w:style>
  <w:style w:type="character" w:customStyle="1" w:styleId="Fontepargpadro6">
    <w:name w:val="Fonte parág. padrão6"/>
    <w:rsid w:val="004477D7"/>
  </w:style>
  <w:style w:type="paragraph" w:customStyle="1" w:styleId="Recuodecorpodetexto31">
    <w:name w:val="Recuo de corpo de texto 31"/>
    <w:basedOn w:val="Normal"/>
    <w:rsid w:val="004477D7"/>
    <w:pPr>
      <w:suppressAutoHyphens/>
      <w:autoSpaceDN w:val="0"/>
      <w:spacing w:line="360" w:lineRule="auto"/>
      <w:ind w:firstLine="709"/>
      <w:jc w:val="both"/>
      <w:textAlignment w:val="baseline"/>
    </w:pPr>
    <w:rPr>
      <w:kern w:val="3"/>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8331">
      <w:bodyDiv w:val="1"/>
      <w:marLeft w:val="0"/>
      <w:marRight w:val="0"/>
      <w:marTop w:val="0"/>
      <w:marBottom w:val="0"/>
      <w:divBdr>
        <w:top w:val="none" w:sz="0" w:space="0" w:color="auto"/>
        <w:left w:val="none" w:sz="0" w:space="0" w:color="auto"/>
        <w:bottom w:val="none" w:sz="0" w:space="0" w:color="auto"/>
        <w:right w:val="none" w:sz="0" w:space="0" w:color="auto"/>
      </w:divBdr>
    </w:div>
    <w:div w:id="622226180">
      <w:bodyDiv w:val="1"/>
      <w:marLeft w:val="0"/>
      <w:marRight w:val="0"/>
      <w:marTop w:val="0"/>
      <w:marBottom w:val="0"/>
      <w:divBdr>
        <w:top w:val="none" w:sz="0" w:space="0" w:color="auto"/>
        <w:left w:val="none" w:sz="0" w:space="0" w:color="auto"/>
        <w:bottom w:val="none" w:sz="0" w:space="0" w:color="auto"/>
        <w:right w:val="none" w:sz="0" w:space="0" w:color="auto"/>
      </w:divBdr>
    </w:div>
    <w:div w:id="711272140">
      <w:bodyDiv w:val="1"/>
      <w:marLeft w:val="0"/>
      <w:marRight w:val="0"/>
      <w:marTop w:val="0"/>
      <w:marBottom w:val="0"/>
      <w:divBdr>
        <w:top w:val="none" w:sz="0" w:space="0" w:color="auto"/>
        <w:left w:val="none" w:sz="0" w:space="0" w:color="auto"/>
        <w:bottom w:val="none" w:sz="0" w:space="0" w:color="auto"/>
        <w:right w:val="none" w:sz="0" w:space="0" w:color="auto"/>
      </w:divBdr>
    </w:div>
    <w:div w:id="861212860">
      <w:bodyDiv w:val="1"/>
      <w:marLeft w:val="0"/>
      <w:marRight w:val="0"/>
      <w:marTop w:val="0"/>
      <w:marBottom w:val="0"/>
      <w:divBdr>
        <w:top w:val="none" w:sz="0" w:space="0" w:color="auto"/>
        <w:left w:val="none" w:sz="0" w:space="0" w:color="auto"/>
        <w:bottom w:val="none" w:sz="0" w:space="0" w:color="auto"/>
        <w:right w:val="none" w:sz="0" w:space="0" w:color="auto"/>
      </w:divBdr>
    </w:div>
    <w:div w:id="1168525011">
      <w:bodyDiv w:val="1"/>
      <w:marLeft w:val="0"/>
      <w:marRight w:val="0"/>
      <w:marTop w:val="0"/>
      <w:marBottom w:val="0"/>
      <w:divBdr>
        <w:top w:val="none" w:sz="0" w:space="0" w:color="auto"/>
        <w:left w:val="none" w:sz="0" w:space="0" w:color="auto"/>
        <w:bottom w:val="none" w:sz="0" w:space="0" w:color="auto"/>
        <w:right w:val="none" w:sz="0" w:space="0" w:color="auto"/>
      </w:divBdr>
    </w:div>
    <w:div w:id="1395855047">
      <w:bodyDiv w:val="1"/>
      <w:marLeft w:val="0"/>
      <w:marRight w:val="0"/>
      <w:marTop w:val="0"/>
      <w:marBottom w:val="0"/>
      <w:divBdr>
        <w:top w:val="none" w:sz="0" w:space="0" w:color="auto"/>
        <w:left w:val="none" w:sz="0" w:space="0" w:color="auto"/>
        <w:bottom w:val="none" w:sz="0" w:space="0" w:color="auto"/>
        <w:right w:val="none" w:sz="0" w:space="0" w:color="auto"/>
      </w:divBdr>
    </w:div>
    <w:div w:id="1424565842">
      <w:bodyDiv w:val="1"/>
      <w:marLeft w:val="0"/>
      <w:marRight w:val="0"/>
      <w:marTop w:val="0"/>
      <w:marBottom w:val="0"/>
      <w:divBdr>
        <w:top w:val="none" w:sz="0" w:space="0" w:color="auto"/>
        <w:left w:val="none" w:sz="0" w:space="0" w:color="auto"/>
        <w:bottom w:val="none" w:sz="0" w:space="0" w:color="auto"/>
        <w:right w:val="none" w:sz="0" w:space="0" w:color="auto"/>
      </w:divBdr>
    </w:div>
    <w:div w:id="1701667429">
      <w:bodyDiv w:val="1"/>
      <w:marLeft w:val="0"/>
      <w:marRight w:val="0"/>
      <w:marTop w:val="0"/>
      <w:marBottom w:val="0"/>
      <w:divBdr>
        <w:top w:val="none" w:sz="0" w:space="0" w:color="auto"/>
        <w:left w:val="none" w:sz="0" w:space="0" w:color="auto"/>
        <w:bottom w:val="none" w:sz="0" w:space="0" w:color="auto"/>
        <w:right w:val="none" w:sz="0" w:space="0" w:color="auto"/>
      </w:divBdr>
    </w:div>
    <w:div w:id="1913193460">
      <w:bodyDiv w:val="1"/>
      <w:marLeft w:val="0"/>
      <w:marRight w:val="0"/>
      <w:marTop w:val="0"/>
      <w:marBottom w:val="0"/>
      <w:divBdr>
        <w:top w:val="none" w:sz="0" w:space="0" w:color="auto"/>
        <w:left w:val="none" w:sz="0" w:space="0" w:color="auto"/>
        <w:bottom w:val="none" w:sz="0" w:space="0" w:color="auto"/>
        <w:right w:val="none" w:sz="0" w:space="0" w:color="auto"/>
      </w:divBdr>
    </w:div>
    <w:div w:id="20378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RODR~1\AppData\Local\Temp\Rar$DIa1052.48183\modelo_marca_color_07_10_202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61377-ACF2-4A9E-A891-D46B4EB3F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modelo_marca_color_07_10_2021</Template>
  <TotalTime>8</TotalTime>
  <Pages>20</Pages>
  <Words>4529</Words>
  <Characters>24462</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Castro Rodrigues</dc:creator>
  <cp:keywords/>
  <dc:description/>
  <cp:lastModifiedBy>Aline Castro Rodrigues</cp:lastModifiedBy>
  <cp:revision>3</cp:revision>
  <cp:lastPrinted>2024-08-27T19:57:00Z</cp:lastPrinted>
  <dcterms:created xsi:type="dcterms:W3CDTF">2025-09-12T21:52:00Z</dcterms:created>
  <dcterms:modified xsi:type="dcterms:W3CDTF">2025-09-12T22:01:00Z</dcterms:modified>
</cp:coreProperties>
</file>