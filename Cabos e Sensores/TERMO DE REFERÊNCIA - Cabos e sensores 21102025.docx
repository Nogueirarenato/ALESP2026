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ACBB5" w14:textId="3581858B" w:rsidR="00D3703A" w:rsidRPr="00565925" w:rsidRDefault="00720426" w:rsidP="00462203">
      <w:pPr>
        <w:rPr>
          <w:rFonts w:ascii="Arial" w:hAnsi="Arial" w:cs="Arial"/>
          <w:b/>
          <w:u w:val="single"/>
        </w:rPr>
      </w:pPr>
      <w:r w:rsidRPr="00061904">
        <w:rPr>
          <w:rFonts w:ascii="Arial" w:hAnsi="Arial" w:cs="Arial"/>
          <w:b/>
        </w:rPr>
        <w:t>Termo de Referência</w:t>
      </w:r>
    </w:p>
    <w:p w14:paraId="4F759095" w14:textId="6EA9F276" w:rsidR="00D3703A" w:rsidRPr="00061904" w:rsidRDefault="00D3703A" w:rsidP="00D3703A">
      <w:pPr>
        <w:spacing w:line="360" w:lineRule="auto"/>
        <w:jc w:val="center"/>
        <w:rPr>
          <w:rFonts w:ascii="Arial" w:hAnsi="Arial" w:cs="Arial"/>
          <w:b/>
        </w:rPr>
      </w:pPr>
      <w:r w:rsidRPr="000E1593">
        <w:rPr>
          <w:rFonts w:ascii="Arial" w:hAnsi="Arial" w:cs="Arial"/>
          <w:b/>
        </w:rPr>
        <w:t xml:space="preserve">Processo </w:t>
      </w:r>
      <w:r w:rsidR="00D516AA">
        <w:rPr>
          <w:rFonts w:ascii="Arial" w:hAnsi="Arial" w:cs="Arial"/>
          <w:b/>
        </w:rPr>
        <w:t xml:space="preserve">Digital </w:t>
      </w:r>
      <w:r w:rsidRPr="000E1593">
        <w:rPr>
          <w:rFonts w:ascii="Arial" w:hAnsi="Arial" w:cs="Arial"/>
          <w:b/>
        </w:rPr>
        <w:t>nº</w:t>
      </w:r>
      <w:r w:rsidR="000E1593">
        <w:rPr>
          <w:rFonts w:ascii="Arial" w:hAnsi="Arial" w:cs="Arial"/>
          <w:b/>
        </w:rPr>
        <w:t xml:space="preserve"> </w:t>
      </w:r>
      <w:r w:rsidR="00565925" w:rsidRPr="00565925">
        <w:rPr>
          <w:rFonts w:ascii="Arial" w:hAnsi="Arial" w:cs="Arial"/>
          <w:b/>
        </w:rPr>
        <w:t>352</w:t>
      </w:r>
      <w:r w:rsidR="00D70D7C" w:rsidRPr="00565925">
        <w:rPr>
          <w:rFonts w:ascii="Arial" w:hAnsi="Arial" w:cs="Arial"/>
          <w:b/>
        </w:rPr>
        <w:t>/2025</w:t>
      </w:r>
    </w:p>
    <w:p w14:paraId="6C3875F3" w14:textId="77777777" w:rsidR="00D3703A" w:rsidRPr="00061904" w:rsidRDefault="00D3703A" w:rsidP="00D3703A">
      <w:pPr>
        <w:spacing w:line="360" w:lineRule="auto"/>
        <w:jc w:val="center"/>
        <w:rPr>
          <w:rFonts w:ascii="Arial" w:hAnsi="Arial" w:cs="Arial"/>
          <w:b/>
        </w:rPr>
      </w:pPr>
    </w:p>
    <w:p w14:paraId="3749E37F" w14:textId="77777777" w:rsidR="00C20B1A" w:rsidRPr="00EA780A" w:rsidRDefault="00C20B1A" w:rsidP="00C20B1A">
      <w:pPr>
        <w:autoSpaceDE w:val="0"/>
        <w:autoSpaceDN w:val="0"/>
        <w:adjustRightInd w:val="0"/>
        <w:jc w:val="both"/>
        <w:rPr>
          <w:rFonts w:ascii="Tahoma" w:hAnsi="Tahoma" w:cs="Tahoma"/>
          <w:b/>
          <w:color w:val="000000"/>
          <w:sz w:val="22"/>
          <w:szCs w:val="22"/>
        </w:rPr>
      </w:pPr>
      <w:bookmarkStart w:id="0" w:name="_Hlk105410710"/>
      <w:r w:rsidRPr="00EA780A">
        <w:rPr>
          <w:rFonts w:ascii="Tahoma" w:hAnsi="Tahoma" w:cs="Tahoma"/>
          <w:b/>
          <w:color w:val="000000"/>
          <w:sz w:val="22"/>
          <w:szCs w:val="22"/>
        </w:rPr>
        <w:t>1 – Condições gerais da contratação</w:t>
      </w:r>
    </w:p>
    <w:p w14:paraId="28A93F5A" w14:textId="77777777" w:rsidR="00C20B1A" w:rsidRPr="00EA780A" w:rsidRDefault="00C20B1A" w:rsidP="00C20B1A">
      <w:pPr>
        <w:pStyle w:val="Corpodetexto"/>
        <w:spacing w:before="11"/>
        <w:rPr>
          <w:b/>
          <w:sz w:val="22"/>
          <w:szCs w:val="22"/>
        </w:rPr>
      </w:pPr>
    </w:p>
    <w:p w14:paraId="0143F604" w14:textId="7795A8F7" w:rsidR="00E01C88" w:rsidRDefault="00E01C88" w:rsidP="00E01C88">
      <w:pPr>
        <w:spacing w:line="360" w:lineRule="auto"/>
        <w:ind w:firstLine="708"/>
        <w:jc w:val="both"/>
        <w:rPr>
          <w:rFonts w:ascii="Tahoma" w:eastAsia="Tahoma" w:hAnsi="Tahoma" w:cs="Tahoma"/>
          <w:sz w:val="22"/>
          <w:szCs w:val="22"/>
          <w:lang w:eastAsia="en-US"/>
        </w:rPr>
      </w:pPr>
      <w:r w:rsidRPr="00E01C88">
        <w:rPr>
          <w:rFonts w:ascii="Tahoma" w:eastAsia="Tahoma" w:hAnsi="Tahoma" w:cs="Tahoma"/>
          <w:sz w:val="22"/>
          <w:szCs w:val="22"/>
          <w:lang w:eastAsia="en-US"/>
        </w:rPr>
        <w:t>1.1 Contratação de empresa para fornecimento de materiais e equipamentos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para serviços de manutenção da rede de telefonia, rede de distribuição do sinal de TV</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digital</w:t>
      </w:r>
      <w:r w:rsidR="003B0731">
        <w:rPr>
          <w:rFonts w:ascii="Tahoma" w:eastAsia="Tahoma" w:hAnsi="Tahoma" w:cs="Tahoma"/>
          <w:sz w:val="22"/>
          <w:szCs w:val="22"/>
          <w:lang w:eastAsia="en-US"/>
        </w:rPr>
        <w:t xml:space="preserve">, </w:t>
      </w:r>
      <w:r w:rsidRPr="00E01C88">
        <w:rPr>
          <w:rFonts w:ascii="Tahoma" w:eastAsia="Tahoma" w:hAnsi="Tahoma" w:cs="Tahoma"/>
          <w:sz w:val="22"/>
          <w:szCs w:val="22"/>
          <w:lang w:eastAsia="en-US"/>
        </w:rPr>
        <w:t>rede de distribuição de sons de plenário e aviso</w:t>
      </w:r>
      <w:r w:rsidR="003B0731">
        <w:rPr>
          <w:rFonts w:ascii="Tahoma" w:eastAsia="Tahoma" w:hAnsi="Tahoma" w:cs="Tahoma"/>
          <w:sz w:val="22"/>
          <w:szCs w:val="22"/>
          <w:lang w:eastAsia="en-US"/>
        </w:rPr>
        <w:t xml:space="preserve"> e rede de sensores</w:t>
      </w:r>
      <w:r w:rsidRPr="00E01C88">
        <w:rPr>
          <w:rFonts w:ascii="Tahoma" w:eastAsia="Tahoma" w:hAnsi="Tahoma" w:cs="Tahoma"/>
          <w:sz w:val="22"/>
          <w:szCs w:val="22"/>
          <w:lang w:eastAsia="en-US"/>
        </w:rPr>
        <w:t>, conforme especificações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(qualitativas e quantitativas) pormenorizadas neste Termo de Referência.</w:t>
      </w:r>
    </w:p>
    <w:p w14:paraId="42C03EA7" w14:textId="77777777" w:rsidR="00E01C88" w:rsidRDefault="00E01C88" w:rsidP="00E01C88">
      <w:pPr>
        <w:spacing w:line="360" w:lineRule="auto"/>
        <w:ind w:firstLine="708"/>
        <w:jc w:val="both"/>
        <w:rPr>
          <w:rFonts w:ascii="Tahoma" w:hAnsi="Tahoma" w:cs="Tahoma"/>
          <w:sz w:val="22"/>
          <w:szCs w:val="22"/>
        </w:rPr>
      </w:pPr>
    </w:p>
    <w:p w14:paraId="151A2337" w14:textId="6709E285" w:rsidR="00C20B1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sz w:val="22"/>
          <w:szCs w:val="22"/>
        </w:rPr>
        <w:t>1.2 E</w:t>
      </w:r>
      <w:r w:rsidRPr="00EA780A">
        <w:rPr>
          <w:rFonts w:ascii="Tahoma" w:hAnsi="Tahoma" w:cs="Tahoma"/>
          <w:color w:val="000000" w:themeColor="text1"/>
          <w:sz w:val="22"/>
          <w:szCs w:val="22"/>
        </w:rPr>
        <w:t>m caso de eventual divergência entre a descrição do item do catálogo do sistema Compras.gov.br e as disposições deste Termo de Referência, prevalecem as disposições deste Termo de Referência.</w:t>
      </w:r>
    </w:p>
    <w:p w14:paraId="214B4E7A" w14:textId="610E6354" w:rsidR="007B385E" w:rsidRDefault="007B385E" w:rsidP="00C20B1A">
      <w:pPr>
        <w:spacing w:line="360" w:lineRule="auto"/>
        <w:ind w:firstLine="708"/>
        <w:jc w:val="both"/>
        <w:rPr>
          <w:rFonts w:ascii="Tahoma" w:hAnsi="Tahoma" w:cs="Tahoma"/>
          <w:color w:val="000000" w:themeColor="text1"/>
          <w:sz w:val="22"/>
          <w:szCs w:val="22"/>
        </w:rPr>
      </w:pPr>
    </w:p>
    <w:p w14:paraId="00057286" w14:textId="6B441EE8" w:rsidR="007B385E" w:rsidRPr="00EA780A" w:rsidRDefault="007B385E" w:rsidP="007B385E">
      <w:pPr>
        <w:spacing w:line="360" w:lineRule="auto"/>
        <w:jc w:val="both"/>
        <w:rPr>
          <w:rFonts w:ascii="Tahoma" w:hAnsi="Tahoma" w:cs="Tahoma"/>
          <w:color w:val="000000" w:themeColor="text1"/>
          <w:sz w:val="22"/>
          <w:szCs w:val="22"/>
        </w:rPr>
      </w:pPr>
      <w:r>
        <w:rPr>
          <w:rFonts w:ascii="Tahoma" w:hAnsi="Tahoma" w:cs="Tahoma"/>
          <w:sz w:val="22"/>
          <w:szCs w:val="22"/>
        </w:rPr>
        <w:t xml:space="preserve">1.2.1 </w:t>
      </w:r>
      <w:r w:rsidRPr="00F034FA">
        <w:rPr>
          <w:rFonts w:ascii="Tahoma" w:hAnsi="Tahoma" w:cs="Tahoma"/>
          <w:sz w:val="22"/>
          <w:szCs w:val="22"/>
        </w:rPr>
        <w:t xml:space="preserve">A contratação em tela não possui Catálogo Eletrônico de </w:t>
      </w:r>
      <w:r>
        <w:rPr>
          <w:rFonts w:ascii="Tahoma" w:hAnsi="Tahoma" w:cs="Tahoma"/>
          <w:sz w:val="22"/>
          <w:szCs w:val="22"/>
        </w:rPr>
        <w:t>P</w:t>
      </w:r>
      <w:r w:rsidRPr="00F034FA">
        <w:rPr>
          <w:rFonts w:ascii="Tahoma" w:hAnsi="Tahoma" w:cs="Tahoma"/>
          <w:sz w:val="22"/>
          <w:szCs w:val="22"/>
        </w:rPr>
        <w:t xml:space="preserve">adronização </w:t>
      </w:r>
      <w:r>
        <w:rPr>
          <w:rFonts w:ascii="Tahoma" w:hAnsi="Tahoma" w:cs="Tahoma"/>
          <w:sz w:val="22"/>
          <w:szCs w:val="22"/>
        </w:rPr>
        <w:t xml:space="preserve">conforme consulta realizada </w:t>
      </w:r>
      <w:r w:rsidRPr="00F034FA">
        <w:rPr>
          <w:rFonts w:ascii="Tahoma" w:hAnsi="Tahoma" w:cs="Tahoma"/>
          <w:sz w:val="22"/>
          <w:szCs w:val="22"/>
        </w:rPr>
        <w:t>no Portal Nacional de Compras Públicas</w:t>
      </w:r>
      <w:r>
        <w:rPr>
          <w:rFonts w:ascii="Tahoma" w:hAnsi="Tahoma" w:cs="Tahoma"/>
          <w:sz w:val="22"/>
          <w:szCs w:val="22"/>
        </w:rPr>
        <w:t>.</w:t>
      </w:r>
    </w:p>
    <w:p w14:paraId="0F64EC51" w14:textId="77777777" w:rsidR="009358F8" w:rsidRDefault="009358F8" w:rsidP="00C20B1A">
      <w:pPr>
        <w:spacing w:line="360" w:lineRule="auto"/>
        <w:ind w:firstLine="708"/>
        <w:jc w:val="both"/>
        <w:rPr>
          <w:rFonts w:ascii="Tahoma" w:hAnsi="Tahoma" w:cs="Tahoma"/>
          <w:color w:val="000000" w:themeColor="text1"/>
          <w:sz w:val="22"/>
          <w:szCs w:val="22"/>
        </w:rPr>
      </w:pPr>
    </w:p>
    <w:p w14:paraId="090FF457" w14:textId="0A1CD6B1"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 xml:space="preserve">1.3 </w:t>
      </w:r>
      <w:commentRangeStart w:id="1"/>
      <w:r w:rsidRPr="00EA780A">
        <w:rPr>
          <w:rFonts w:ascii="Tahoma" w:hAnsi="Tahoma" w:cs="Tahoma"/>
          <w:color w:val="000000" w:themeColor="text1"/>
          <w:sz w:val="22"/>
          <w:szCs w:val="22"/>
        </w:rPr>
        <w:t>O objeto desta contratação não se enquadra como bem de luxo, observando o disposto no artigo 20 da Lei nº 14.133, de 2021 e no Decreto estadual nº 67.985, de 2023.</w:t>
      </w:r>
      <w:commentRangeEnd w:id="1"/>
      <w:r w:rsidRPr="00EA780A">
        <w:rPr>
          <w:rFonts w:ascii="Tahoma" w:hAnsi="Tahoma" w:cs="Tahoma"/>
          <w:color w:val="000000" w:themeColor="text1"/>
          <w:sz w:val="22"/>
          <w:szCs w:val="22"/>
        </w:rPr>
        <w:commentReference w:id="1"/>
      </w:r>
    </w:p>
    <w:p w14:paraId="441D740A" w14:textId="77777777" w:rsidR="00C20B1A" w:rsidRPr="00EA780A" w:rsidRDefault="00C20B1A" w:rsidP="00C20B1A">
      <w:pPr>
        <w:spacing w:line="360" w:lineRule="auto"/>
        <w:ind w:firstLine="708"/>
        <w:jc w:val="both"/>
        <w:rPr>
          <w:rFonts w:ascii="Tahoma" w:hAnsi="Tahoma" w:cs="Tahoma"/>
          <w:color w:val="000000" w:themeColor="text1"/>
          <w:sz w:val="22"/>
          <w:szCs w:val="22"/>
        </w:rPr>
      </w:pPr>
    </w:p>
    <w:p w14:paraId="38F97395" w14:textId="77777777" w:rsidR="00C20B1A" w:rsidRPr="00EA780A" w:rsidRDefault="00C20B1A" w:rsidP="00C20B1A">
      <w:pPr>
        <w:spacing w:line="360" w:lineRule="auto"/>
        <w:ind w:firstLine="708"/>
        <w:jc w:val="both"/>
        <w:rPr>
          <w:rFonts w:ascii="Tahoma" w:hAnsi="Tahoma" w:cs="Tahoma"/>
          <w:iCs/>
          <w:color w:val="000000" w:themeColor="text1"/>
          <w:sz w:val="22"/>
          <w:szCs w:val="22"/>
        </w:rPr>
      </w:pPr>
      <w:r w:rsidRPr="00EA780A">
        <w:rPr>
          <w:rFonts w:ascii="Tahoma" w:hAnsi="Tahoma" w:cs="Tahoma"/>
          <w:iCs/>
          <w:color w:val="000000" w:themeColor="text1"/>
          <w:sz w:val="22"/>
          <w:szCs w:val="22"/>
        </w:rPr>
        <w:t>1.4 O contrato deverá ser executado fielmente pelas partes, de acordo com as cláusulas avençadas e as normas da Lei nº 14.133, de 2021, e cada parte responderá pelas consequências de sua inexecução total ou parcial.</w:t>
      </w:r>
    </w:p>
    <w:p w14:paraId="4074DC33" w14:textId="77777777" w:rsidR="00C20B1A" w:rsidRPr="00EA780A" w:rsidRDefault="00C20B1A" w:rsidP="0084704A">
      <w:pPr>
        <w:spacing w:line="360" w:lineRule="auto"/>
        <w:jc w:val="both"/>
        <w:rPr>
          <w:rFonts w:ascii="Tahoma" w:hAnsi="Tahoma" w:cs="Tahoma"/>
          <w:color w:val="000000" w:themeColor="text1"/>
          <w:sz w:val="22"/>
          <w:szCs w:val="22"/>
        </w:rPr>
      </w:pPr>
    </w:p>
    <w:p w14:paraId="5E3060C6" w14:textId="07095BB3"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1.</w:t>
      </w:r>
      <w:r w:rsidR="0084704A" w:rsidRPr="00EA780A">
        <w:rPr>
          <w:rFonts w:ascii="Tahoma" w:hAnsi="Tahoma" w:cs="Tahoma"/>
          <w:color w:val="000000" w:themeColor="text1"/>
          <w:sz w:val="22"/>
          <w:szCs w:val="22"/>
        </w:rPr>
        <w:t>5</w:t>
      </w:r>
      <w:r w:rsidRPr="00EA780A">
        <w:rPr>
          <w:rFonts w:ascii="Tahoma" w:hAnsi="Tahoma" w:cs="Tahoma"/>
          <w:color w:val="000000" w:themeColor="text1"/>
          <w:sz w:val="22"/>
          <w:szCs w:val="22"/>
        </w:rPr>
        <w:t xml:space="preserve"> </w:t>
      </w:r>
      <w:r w:rsidR="000F3759" w:rsidRPr="00EA780A">
        <w:rPr>
          <w:rFonts w:ascii="Tahoma" w:hAnsi="Tahoma" w:cs="Tahoma"/>
          <w:color w:val="000000" w:themeColor="text1"/>
          <w:sz w:val="22"/>
          <w:szCs w:val="22"/>
        </w:rPr>
        <w:t xml:space="preserve">A </w:t>
      </w:r>
      <w:proofErr w:type="spellStart"/>
      <w:r w:rsidR="000F3759" w:rsidRPr="00EA780A">
        <w:rPr>
          <w:rFonts w:ascii="Tahoma" w:hAnsi="Tahoma" w:cs="Tahoma"/>
          <w:color w:val="000000" w:themeColor="text1"/>
          <w:sz w:val="22"/>
          <w:szCs w:val="22"/>
        </w:rPr>
        <w:t>Alesp</w:t>
      </w:r>
      <w:proofErr w:type="spellEnd"/>
      <w:r w:rsidRPr="00EA780A">
        <w:rPr>
          <w:rFonts w:ascii="Tahoma" w:hAnsi="Tahoma" w:cs="Tahoma"/>
          <w:color w:val="000000" w:themeColor="text1"/>
          <w:sz w:val="22"/>
          <w:szCs w:val="22"/>
        </w:rPr>
        <w:t xml:space="preserve"> poderá convocar representante da Contratada para adoção de providências que devam ser cumpridas de imediato.</w:t>
      </w:r>
    </w:p>
    <w:p w14:paraId="2A2296B3" w14:textId="77777777" w:rsidR="00AD1EEC" w:rsidRPr="00EA780A" w:rsidRDefault="00AD1EEC" w:rsidP="00C20B1A">
      <w:pPr>
        <w:spacing w:line="360" w:lineRule="auto"/>
        <w:ind w:firstLine="708"/>
        <w:jc w:val="both"/>
        <w:rPr>
          <w:rFonts w:ascii="Tahoma" w:hAnsi="Tahoma" w:cs="Tahoma"/>
          <w:color w:val="000000" w:themeColor="text1"/>
          <w:sz w:val="22"/>
          <w:szCs w:val="22"/>
        </w:rPr>
      </w:pPr>
    </w:p>
    <w:p w14:paraId="2F32F51E" w14:textId="61F76620" w:rsidR="00F5010F" w:rsidRPr="00EA780A" w:rsidRDefault="00C26E4D" w:rsidP="00F5010F">
      <w:pPr>
        <w:spacing w:line="360" w:lineRule="auto"/>
        <w:ind w:firstLine="708"/>
        <w:jc w:val="both"/>
        <w:rPr>
          <w:rFonts w:ascii="Tahoma" w:hAnsi="Tahoma" w:cs="Tahoma"/>
          <w:sz w:val="22"/>
          <w:szCs w:val="22"/>
        </w:rPr>
      </w:pPr>
      <w:r w:rsidRPr="00EA780A">
        <w:rPr>
          <w:rFonts w:ascii="Tahoma" w:hAnsi="Tahoma" w:cs="Tahoma"/>
          <w:sz w:val="22"/>
          <w:szCs w:val="22"/>
        </w:rPr>
        <w:t>1.</w:t>
      </w:r>
      <w:r w:rsidR="0084704A" w:rsidRPr="00EA780A">
        <w:rPr>
          <w:rFonts w:ascii="Tahoma" w:hAnsi="Tahoma" w:cs="Tahoma"/>
          <w:sz w:val="22"/>
          <w:szCs w:val="22"/>
        </w:rPr>
        <w:t>6</w:t>
      </w:r>
      <w:r w:rsidRPr="00EA780A">
        <w:rPr>
          <w:rFonts w:ascii="Tahoma" w:hAnsi="Tahoma" w:cs="Tahoma"/>
          <w:sz w:val="22"/>
          <w:szCs w:val="22"/>
        </w:rPr>
        <w:t xml:space="preserve"> Todos os custos necessários para execução do objeto especificados neste Termo de Referência deverão ser contemplados na Proposta Comercial da </w:t>
      </w:r>
      <w:r w:rsidR="00BE5061">
        <w:rPr>
          <w:rFonts w:ascii="Tahoma" w:hAnsi="Tahoma" w:cs="Tahoma"/>
          <w:sz w:val="22"/>
          <w:szCs w:val="22"/>
        </w:rPr>
        <w:t>participante</w:t>
      </w:r>
      <w:r w:rsidRPr="00EA780A">
        <w:rPr>
          <w:rFonts w:ascii="Tahoma" w:hAnsi="Tahoma" w:cs="Tahoma"/>
          <w:sz w:val="22"/>
          <w:szCs w:val="22"/>
        </w:rPr>
        <w:t xml:space="preserve">, </w:t>
      </w:r>
      <w:r w:rsidRPr="00EA780A">
        <w:rPr>
          <w:rFonts w:ascii="Tahoma" w:hAnsi="Tahoma" w:cs="Tahoma"/>
          <w:sz w:val="22"/>
          <w:szCs w:val="22"/>
        </w:rPr>
        <w:lastRenderedPageBreak/>
        <w:t>de tal modo que, sendo</w:t>
      </w:r>
      <w:r w:rsidR="000402AC" w:rsidRPr="00EA780A">
        <w:rPr>
          <w:rFonts w:ascii="Tahoma" w:hAnsi="Tahoma" w:cs="Tahoma"/>
          <w:sz w:val="22"/>
          <w:szCs w:val="22"/>
        </w:rPr>
        <w:t xml:space="preserve"> c</w:t>
      </w:r>
      <w:r w:rsidR="00EA76F2" w:rsidRPr="00EA780A">
        <w:rPr>
          <w:rFonts w:ascii="Tahoma" w:hAnsi="Tahoma" w:cs="Tahoma"/>
          <w:sz w:val="22"/>
          <w:szCs w:val="22"/>
        </w:rPr>
        <w:t>ontratada</w:t>
      </w:r>
      <w:r w:rsidRPr="00EA780A">
        <w:rPr>
          <w:rFonts w:ascii="Tahoma" w:hAnsi="Tahoma" w:cs="Tahoma"/>
          <w:sz w:val="22"/>
          <w:szCs w:val="22"/>
        </w:rPr>
        <w:t xml:space="preserve">, tenha condições de realizar </w:t>
      </w:r>
      <w:r w:rsidR="00EA76F2" w:rsidRPr="00EA780A">
        <w:rPr>
          <w:rFonts w:ascii="Tahoma" w:hAnsi="Tahoma" w:cs="Tahoma"/>
          <w:sz w:val="22"/>
          <w:szCs w:val="22"/>
        </w:rPr>
        <w:t>o fornecimento</w:t>
      </w:r>
      <w:r w:rsidRPr="00EA780A">
        <w:rPr>
          <w:rFonts w:ascii="Tahoma" w:hAnsi="Tahoma" w:cs="Tahoma"/>
          <w:sz w:val="22"/>
          <w:szCs w:val="22"/>
        </w:rPr>
        <w:t xml:space="preserve"> sem ônus adicionais à </w:t>
      </w:r>
      <w:proofErr w:type="spellStart"/>
      <w:r w:rsidRPr="00EA780A">
        <w:rPr>
          <w:rFonts w:ascii="Tahoma" w:hAnsi="Tahoma" w:cs="Tahoma"/>
          <w:sz w:val="22"/>
          <w:szCs w:val="22"/>
        </w:rPr>
        <w:t>Alesp</w:t>
      </w:r>
      <w:proofErr w:type="spellEnd"/>
      <w:r w:rsidR="00EA76F2" w:rsidRPr="00EA780A">
        <w:rPr>
          <w:rFonts w:ascii="Tahoma" w:hAnsi="Tahoma" w:cs="Tahoma"/>
          <w:sz w:val="22"/>
          <w:szCs w:val="22"/>
        </w:rPr>
        <w:t>.</w:t>
      </w:r>
    </w:p>
    <w:p w14:paraId="113DE8CA" w14:textId="44F88381" w:rsidR="00434AA1" w:rsidRPr="00EA780A" w:rsidRDefault="00434AA1" w:rsidP="00F5010F">
      <w:pPr>
        <w:spacing w:line="360" w:lineRule="auto"/>
        <w:ind w:firstLine="708"/>
        <w:jc w:val="both"/>
        <w:rPr>
          <w:rFonts w:ascii="Tahoma" w:hAnsi="Tahoma" w:cs="Tahoma"/>
          <w:sz w:val="22"/>
          <w:szCs w:val="22"/>
        </w:rPr>
      </w:pPr>
    </w:p>
    <w:p w14:paraId="4D5B7C43" w14:textId="49562179" w:rsidR="009917A0" w:rsidRDefault="0036263D" w:rsidP="004B1991">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7</w:t>
      </w:r>
      <w:r w:rsidRPr="00EA780A">
        <w:rPr>
          <w:rFonts w:ascii="Tahoma" w:hAnsi="Tahoma" w:cs="Tahoma"/>
          <w:sz w:val="22"/>
          <w:szCs w:val="22"/>
        </w:rPr>
        <w:t xml:space="preserve"> </w:t>
      </w:r>
      <w:r w:rsidR="00977F71" w:rsidRPr="00053593">
        <w:rPr>
          <w:rFonts w:ascii="Tahoma" w:hAnsi="Tahoma" w:cs="Tahoma"/>
          <w:sz w:val="22"/>
          <w:szCs w:val="22"/>
        </w:rPr>
        <w:t xml:space="preserve">Regime de execução: empreitada por preço global, menor preço por lote. </w:t>
      </w:r>
      <w:r w:rsidR="00977F71">
        <w:rPr>
          <w:rFonts w:ascii="Tahoma" w:hAnsi="Tahoma" w:cs="Tahoma"/>
          <w:sz w:val="22"/>
          <w:szCs w:val="22"/>
        </w:rPr>
        <w:t>O</w:t>
      </w:r>
      <w:r w:rsidR="00977F71" w:rsidRPr="00053593">
        <w:rPr>
          <w:rFonts w:ascii="Tahoma" w:hAnsi="Tahoma" w:cs="Tahoma"/>
          <w:sz w:val="22"/>
          <w:szCs w:val="22"/>
          <w:shd w:val="clear" w:color="auto" w:fill="FFFFFF"/>
        </w:rPr>
        <w:t xml:space="preserve"> </w:t>
      </w:r>
      <w:r w:rsidR="00977F71">
        <w:rPr>
          <w:rFonts w:ascii="Tahoma" w:hAnsi="Tahoma" w:cs="Tahoma"/>
          <w:sz w:val="22"/>
          <w:szCs w:val="22"/>
          <w:shd w:val="clear" w:color="auto" w:fill="FFFFFF"/>
        </w:rPr>
        <w:t>preenchimento</w:t>
      </w:r>
      <w:r w:rsidR="00977F71" w:rsidRPr="00053593">
        <w:rPr>
          <w:rFonts w:ascii="Tahoma" w:hAnsi="Tahoma" w:cs="Tahoma"/>
          <w:sz w:val="22"/>
          <w:szCs w:val="22"/>
          <w:shd w:val="clear" w:color="auto" w:fill="FFFFFF"/>
        </w:rPr>
        <w:t xml:space="preserve"> das propostas deverá considerar não só o valor total do lote, mas também</w:t>
      </w:r>
      <w:r w:rsidR="00977F71">
        <w:rPr>
          <w:rFonts w:ascii="Tahoma" w:hAnsi="Tahoma" w:cs="Tahoma"/>
          <w:sz w:val="22"/>
          <w:szCs w:val="22"/>
          <w:shd w:val="clear" w:color="auto" w:fill="FFFFFF"/>
        </w:rPr>
        <w:t>,</w:t>
      </w:r>
      <w:r w:rsidR="00977F71" w:rsidRPr="00053593">
        <w:rPr>
          <w:rFonts w:ascii="Tahoma" w:hAnsi="Tahoma" w:cs="Tahoma"/>
          <w:sz w:val="22"/>
          <w:szCs w:val="22"/>
          <w:shd w:val="clear" w:color="auto" w:fill="FFFFFF"/>
        </w:rPr>
        <w:t xml:space="preserve"> o valor unitário de cada item que compõe o lote</w:t>
      </w:r>
      <w:r w:rsidR="00977F71">
        <w:rPr>
          <w:rFonts w:ascii="Tahoma" w:hAnsi="Tahoma" w:cs="Tahoma"/>
          <w:sz w:val="22"/>
          <w:szCs w:val="22"/>
          <w:shd w:val="clear" w:color="auto" w:fill="FFFFFF"/>
        </w:rPr>
        <w:t>, que não poderá ultrapassar o valor estimado orçado pela Administração</w:t>
      </w:r>
      <w:r w:rsidR="00977F71">
        <w:rPr>
          <w:rFonts w:ascii="Tahoma" w:hAnsi="Tahoma" w:cs="Tahoma"/>
          <w:sz w:val="22"/>
          <w:szCs w:val="22"/>
        </w:rPr>
        <w:t>.</w:t>
      </w:r>
    </w:p>
    <w:p w14:paraId="084EFB0C" w14:textId="5901B7E6" w:rsidR="00977F71" w:rsidRDefault="00977F71" w:rsidP="004B1991">
      <w:pPr>
        <w:spacing w:line="360" w:lineRule="auto"/>
        <w:ind w:firstLine="708"/>
        <w:jc w:val="both"/>
        <w:rPr>
          <w:rFonts w:ascii="Tahoma" w:hAnsi="Tahoma" w:cs="Tahoma"/>
          <w:sz w:val="22"/>
          <w:szCs w:val="22"/>
        </w:rPr>
      </w:pPr>
    </w:p>
    <w:p w14:paraId="352CDDAB" w14:textId="77777777" w:rsidR="00977F71" w:rsidRDefault="00977F71" w:rsidP="00977F71">
      <w:pPr>
        <w:spacing w:line="360" w:lineRule="auto"/>
        <w:ind w:firstLine="708"/>
        <w:jc w:val="both"/>
        <w:rPr>
          <w:rFonts w:ascii="Tahoma" w:hAnsi="Tahoma" w:cs="Tahoma"/>
          <w:sz w:val="22"/>
          <w:szCs w:val="22"/>
        </w:rPr>
      </w:pPr>
      <w:r>
        <w:rPr>
          <w:rFonts w:ascii="Tahoma" w:hAnsi="Tahoma" w:cs="Tahoma"/>
          <w:sz w:val="22"/>
          <w:szCs w:val="22"/>
        </w:rPr>
        <w:t>1.7.1 Trata-se de bens de natureza comum, cujos padrões de desempenho e qualidade podem ser objetivamente definidos nos documentos de contratação por meio de especificações usuais de mercado.</w:t>
      </w:r>
    </w:p>
    <w:p w14:paraId="130C7B13" w14:textId="77777777" w:rsidR="00977F71" w:rsidRPr="00CB45B6" w:rsidRDefault="00977F71" w:rsidP="004B1991">
      <w:pPr>
        <w:spacing w:line="360" w:lineRule="auto"/>
        <w:ind w:firstLine="708"/>
        <w:jc w:val="both"/>
        <w:rPr>
          <w:rFonts w:ascii="Tahoma" w:hAnsi="Tahoma" w:cs="Tahoma"/>
          <w:sz w:val="16"/>
          <w:szCs w:val="16"/>
        </w:rPr>
      </w:pPr>
    </w:p>
    <w:p w14:paraId="1D597FEF" w14:textId="4D24B9BC" w:rsidR="00F5010F" w:rsidRDefault="00C03646" w:rsidP="0098682C">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8</w:t>
      </w:r>
      <w:r w:rsidRPr="00EA780A">
        <w:rPr>
          <w:rFonts w:ascii="Tahoma" w:hAnsi="Tahoma" w:cs="Tahoma"/>
          <w:sz w:val="22"/>
          <w:szCs w:val="22"/>
        </w:rPr>
        <w:t xml:space="preserve"> O presente termo abarca especificações precisas, suficientes e claras, não contendo qualquer excesso que frustre a competitividade, ou ainda, inviabilize a participação de qualquer interessado.</w:t>
      </w:r>
      <w:r w:rsidR="00F5010F" w:rsidRPr="00EA780A">
        <w:rPr>
          <w:rFonts w:ascii="Tahoma" w:hAnsi="Tahoma" w:cs="Tahoma"/>
          <w:sz w:val="22"/>
          <w:szCs w:val="22"/>
        </w:rPr>
        <w:t xml:space="preserve"> </w:t>
      </w:r>
    </w:p>
    <w:p w14:paraId="14F6519E" w14:textId="77777777" w:rsidR="0098682C" w:rsidRPr="00CB45B6" w:rsidRDefault="0098682C" w:rsidP="0098682C">
      <w:pPr>
        <w:spacing w:line="360" w:lineRule="auto"/>
        <w:ind w:firstLine="708"/>
        <w:jc w:val="both"/>
        <w:rPr>
          <w:rFonts w:ascii="Tahoma" w:hAnsi="Tahoma" w:cs="Tahoma"/>
          <w:sz w:val="16"/>
          <w:szCs w:val="16"/>
        </w:rPr>
      </w:pPr>
    </w:p>
    <w:p w14:paraId="74129301" w14:textId="63B4066D" w:rsidR="00C03646" w:rsidRPr="00EA780A" w:rsidRDefault="00C03646" w:rsidP="00C20B1A">
      <w:pPr>
        <w:spacing w:line="360" w:lineRule="auto"/>
        <w:ind w:firstLine="708"/>
        <w:jc w:val="both"/>
        <w:rPr>
          <w:rFonts w:ascii="Tahoma" w:hAnsi="Tahoma" w:cs="Tahoma"/>
          <w:sz w:val="22"/>
          <w:szCs w:val="22"/>
        </w:rPr>
      </w:pPr>
      <w:r w:rsidRPr="00EA780A">
        <w:rPr>
          <w:rFonts w:ascii="Tahoma" w:hAnsi="Tahoma" w:cs="Tahoma"/>
          <w:sz w:val="22"/>
          <w:szCs w:val="22"/>
        </w:rPr>
        <w:t>1.</w:t>
      </w:r>
      <w:r w:rsidR="0098682C">
        <w:rPr>
          <w:rFonts w:ascii="Tahoma" w:hAnsi="Tahoma" w:cs="Tahoma"/>
          <w:sz w:val="22"/>
          <w:szCs w:val="22"/>
        </w:rPr>
        <w:t>9</w:t>
      </w:r>
      <w:r w:rsidRPr="00EA780A">
        <w:rPr>
          <w:rFonts w:ascii="Tahoma" w:hAnsi="Tahoma" w:cs="Tahoma"/>
          <w:sz w:val="22"/>
          <w:szCs w:val="22"/>
        </w:rPr>
        <w:t xml:space="preserve"> No caso de dúvidas relativas à pretendida contratação, a proponente deverá dirigir-se à Divisão de Manutenção na ASSEMBLEIA LEGISLATIVA DO ESTADO DE SÃO PAULO, subsolo, sala S</w:t>
      </w:r>
      <w:r w:rsidR="00ED0D53">
        <w:rPr>
          <w:rFonts w:ascii="Tahoma" w:hAnsi="Tahoma" w:cs="Tahoma"/>
          <w:sz w:val="22"/>
          <w:szCs w:val="22"/>
        </w:rPr>
        <w:t>20</w:t>
      </w:r>
      <w:r w:rsidRPr="00EA780A">
        <w:rPr>
          <w:rFonts w:ascii="Tahoma" w:hAnsi="Tahoma" w:cs="Tahoma"/>
          <w:sz w:val="22"/>
          <w:szCs w:val="22"/>
        </w:rPr>
        <w:t>, onde as mesmas serão esclarecidas, ou ainda, pelo telefone (11) 3886-63</w:t>
      </w:r>
      <w:r w:rsidR="0032080C">
        <w:rPr>
          <w:rFonts w:ascii="Tahoma" w:hAnsi="Tahoma" w:cs="Tahoma"/>
          <w:sz w:val="22"/>
          <w:szCs w:val="22"/>
        </w:rPr>
        <w:t>2</w:t>
      </w:r>
      <w:r w:rsidR="00BE5061">
        <w:rPr>
          <w:rFonts w:ascii="Tahoma" w:hAnsi="Tahoma" w:cs="Tahoma"/>
          <w:sz w:val="22"/>
          <w:szCs w:val="22"/>
        </w:rPr>
        <w:t>4</w:t>
      </w:r>
      <w:r w:rsidR="0032080C">
        <w:rPr>
          <w:rFonts w:ascii="Tahoma" w:hAnsi="Tahoma" w:cs="Tahoma"/>
          <w:sz w:val="22"/>
          <w:szCs w:val="22"/>
        </w:rPr>
        <w:t xml:space="preserve"> ou 3886-6</w:t>
      </w:r>
      <w:r w:rsidR="00BE5061">
        <w:rPr>
          <w:rFonts w:ascii="Tahoma" w:hAnsi="Tahoma" w:cs="Tahoma"/>
          <w:sz w:val="22"/>
          <w:szCs w:val="22"/>
        </w:rPr>
        <w:t>322</w:t>
      </w:r>
      <w:r w:rsidR="000F3759" w:rsidRPr="00EA780A">
        <w:rPr>
          <w:rFonts w:ascii="Tahoma" w:hAnsi="Tahoma" w:cs="Tahoma"/>
          <w:sz w:val="22"/>
          <w:szCs w:val="22"/>
        </w:rPr>
        <w:t>.</w:t>
      </w:r>
    </w:p>
    <w:p w14:paraId="73EAAE50" w14:textId="77777777" w:rsidR="00C20B1A" w:rsidRPr="00CB45B6" w:rsidRDefault="00C20B1A" w:rsidP="00200B16">
      <w:pPr>
        <w:spacing w:line="360" w:lineRule="auto"/>
        <w:rPr>
          <w:rFonts w:ascii="Tahoma" w:hAnsi="Tahoma" w:cs="Tahoma"/>
          <w:color w:val="000000"/>
          <w:sz w:val="16"/>
          <w:szCs w:val="16"/>
        </w:rPr>
      </w:pPr>
    </w:p>
    <w:p w14:paraId="0D2E2EC6" w14:textId="7654D36C" w:rsidR="00C20B1A" w:rsidRDefault="00C20B1A" w:rsidP="00C20B1A">
      <w:pPr>
        <w:pStyle w:val="Corpodetexto"/>
        <w:spacing w:line="360" w:lineRule="auto"/>
        <w:ind w:right="-1"/>
        <w:jc w:val="both"/>
        <w:rPr>
          <w:rFonts w:eastAsia="Times New Roman"/>
          <w:b/>
          <w:color w:val="000000" w:themeColor="text1"/>
          <w:sz w:val="22"/>
          <w:szCs w:val="22"/>
          <w:lang w:val="pt-BR" w:eastAsia="pt-BR"/>
        </w:rPr>
      </w:pPr>
      <w:r w:rsidRPr="00EA780A">
        <w:rPr>
          <w:rFonts w:eastAsia="Times New Roman"/>
          <w:b/>
          <w:color w:val="000000" w:themeColor="text1"/>
          <w:sz w:val="22"/>
          <w:szCs w:val="22"/>
          <w:lang w:val="pt-BR" w:eastAsia="pt-BR"/>
        </w:rPr>
        <w:t>Subcontratação</w:t>
      </w:r>
    </w:p>
    <w:p w14:paraId="2F3FBDC9" w14:textId="77777777" w:rsidR="00414522" w:rsidRPr="00CB45B6" w:rsidRDefault="00414522" w:rsidP="00C20B1A">
      <w:pPr>
        <w:pStyle w:val="Corpodetexto"/>
        <w:spacing w:line="360" w:lineRule="auto"/>
        <w:ind w:right="-1"/>
        <w:jc w:val="both"/>
        <w:rPr>
          <w:rFonts w:eastAsia="Times New Roman"/>
          <w:b/>
          <w:color w:val="000000" w:themeColor="text1"/>
          <w:sz w:val="16"/>
          <w:szCs w:val="16"/>
          <w:lang w:val="pt-BR" w:eastAsia="pt-BR"/>
        </w:rPr>
      </w:pPr>
    </w:p>
    <w:p w14:paraId="3AF6C298" w14:textId="31417936" w:rsidR="003E1CB6" w:rsidRDefault="00C20B1A" w:rsidP="0098682C">
      <w:pPr>
        <w:pStyle w:val="Nivel2"/>
      </w:pPr>
      <w:r w:rsidRPr="00EA780A">
        <w:t>1.1</w:t>
      </w:r>
      <w:r w:rsidR="0098682C">
        <w:t>0</w:t>
      </w:r>
      <w:r w:rsidRPr="00EA780A">
        <w:t xml:space="preserve"> A contratada não poderá subcontratar, ceder ou transferir, total ou parcialmente, o objeto contratual.</w:t>
      </w:r>
    </w:p>
    <w:p w14:paraId="37D3C8C9" w14:textId="77777777" w:rsidR="0098682C" w:rsidRPr="004B1991" w:rsidRDefault="0098682C" w:rsidP="0098682C">
      <w:pPr>
        <w:pStyle w:val="Nivel2"/>
        <w:rPr>
          <w:sz w:val="4"/>
          <w:szCs w:val="4"/>
        </w:rPr>
      </w:pPr>
    </w:p>
    <w:p w14:paraId="4990F9A7" w14:textId="602F1851" w:rsidR="00C20B1A" w:rsidRDefault="00C20B1A" w:rsidP="003E1CB6">
      <w:pPr>
        <w:pStyle w:val="Nivel2"/>
        <w:ind w:firstLine="0"/>
        <w:rPr>
          <w:b/>
        </w:rPr>
      </w:pPr>
      <w:r w:rsidRPr="003E1CB6">
        <w:rPr>
          <w:b/>
        </w:rPr>
        <w:t>2 – Fundamentação e descrição da necessidade da Contratação</w:t>
      </w:r>
    </w:p>
    <w:p w14:paraId="6F2F1A55" w14:textId="79B1F4A1" w:rsidR="00354995" w:rsidRDefault="00354995" w:rsidP="00354995">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A</w:t>
      </w:r>
      <w:r w:rsidRPr="0098227B">
        <w:rPr>
          <w:rFonts w:ascii="Tahoma" w:hAnsi="Tahoma" w:cs="Tahoma"/>
          <w:sz w:val="22"/>
          <w:szCs w:val="22"/>
        </w:rPr>
        <w:t xml:space="preserve"> aquisição visa adquirir os itens que se apresentam como necessários para o andamento dos serviços de manutenção, recuperação e conservação nas dependências </w:t>
      </w:r>
      <w:r w:rsidRPr="0098227B">
        <w:rPr>
          <w:rFonts w:ascii="Tahoma" w:hAnsi="Tahoma" w:cs="Tahoma"/>
          <w:sz w:val="22"/>
          <w:szCs w:val="22"/>
        </w:rPr>
        <w:lastRenderedPageBreak/>
        <w:t xml:space="preserve">do Palácio 9 de </w:t>
      </w:r>
      <w:proofErr w:type="gramStart"/>
      <w:r w:rsidRPr="0098227B">
        <w:rPr>
          <w:rFonts w:ascii="Tahoma" w:hAnsi="Tahoma" w:cs="Tahoma"/>
          <w:sz w:val="22"/>
          <w:szCs w:val="22"/>
        </w:rPr>
        <w:t>Julho</w:t>
      </w:r>
      <w:proofErr w:type="gramEnd"/>
      <w:r w:rsidRPr="0098227B">
        <w:rPr>
          <w:rFonts w:ascii="Tahoma" w:hAnsi="Tahoma" w:cs="Tahoma"/>
          <w:sz w:val="22"/>
          <w:szCs w:val="22"/>
        </w:rPr>
        <w:t xml:space="preserve"> e seus Anexos, objetivando o pronto atendimento, atendendo assim às demandas de adaptação, reforma, substituição e diferentes intervenções.</w:t>
      </w:r>
    </w:p>
    <w:p w14:paraId="3B02C5D1" w14:textId="6EF8746C" w:rsidR="00184507" w:rsidRPr="0098227B" w:rsidRDefault="00184507" w:rsidP="00354995">
      <w:pPr>
        <w:autoSpaceDE w:val="0"/>
        <w:autoSpaceDN w:val="0"/>
        <w:adjustRightInd w:val="0"/>
        <w:spacing w:line="360" w:lineRule="auto"/>
        <w:ind w:firstLine="708"/>
        <w:jc w:val="both"/>
        <w:rPr>
          <w:rFonts w:ascii="Tahoma" w:hAnsi="Tahoma" w:cs="Tahoma"/>
          <w:sz w:val="22"/>
          <w:szCs w:val="22"/>
        </w:rPr>
      </w:pPr>
      <w:r w:rsidRPr="00184507">
        <w:rPr>
          <w:rFonts w:ascii="Tahoma" w:hAnsi="Tahoma" w:cs="Tahoma"/>
          <w:sz w:val="22"/>
          <w:szCs w:val="22"/>
        </w:rPr>
        <w:t xml:space="preserve">Os materiais e equipamentos serão utilizados pelas equipes responsáveis pela manutenção das redes de telefonia, distribuição do sinal de TV digital e sistemas de sonorização de plenário e aviso nas dependências do Palácio 9 de </w:t>
      </w:r>
      <w:proofErr w:type="gramStart"/>
      <w:r w:rsidRPr="00184507">
        <w:rPr>
          <w:rFonts w:ascii="Tahoma" w:hAnsi="Tahoma" w:cs="Tahoma"/>
          <w:sz w:val="22"/>
          <w:szCs w:val="22"/>
        </w:rPr>
        <w:t>Julho</w:t>
      </w:r>
      <w:proofErr w:type="gramEnd"/>
      <w:r w:rsidRPr="00184507">
        <w:rPr>
          <w:rFonts w:ascii="Tahoma" w:hAnsi="Tahoma" w:cs="Tahoma"/>
          <w:sz w:val="22"/>
          <w:szCs w:val="22"/>
        </w:rPr>
        <w:t xml:space="preserve"> e seus Anexos, assegurando a rápida resposta a eventuais falhas operacionais e o atendimento a intervenções corretivas e preventivas, além de possibilitar melhorias e modernizações nas infraestruturas de comunicação e áudio.</w:t>
      </w:r>
    </w:p>
    <w:p w14:paraId="17012292" w14:textId="77777777" w:rsidR="00ED0D53" w:rsidRDefault="00ED0D53" w:rsidP="00412E3B">
      <w:pPr>
        <w:autoSpaceDE w:val="0"/>
        <w:autoSpaceDN w:val="0"/>
        <w:adjustRightInd w:val="0"/>
        <w:spacing w:line="360" w:lineRule="auto"/>
        <w:jc w:val="both"/>
        <w:rPr>
          <w:rFonts w:ascii="Tahoma" w:hAnsi="Tahoma" w:cs="Tahoma"/>
          <w:b/>
          <w:color w:val="000000" w:themeColor="text1"/>
          <w:sz w:val="22"/>
          <w:szCs w:val="22"/>
        </w:rPr>
      </w:pPr>
    </w:p>
    <w:p w14:paraId="3728E13A" w14:textId="207A8305" w:rsidR="00414522" w:rsidRPr="00412E3B" w:rsidRDefault="00C20B1A" w:rsidP="00412E3B">
      <w:pPr>
        <w:autoSpaceDE w:val="0"/>
        <w:autoSpaceDN w:val="0"/>
        <w:adjustRightInd w:val="0"/>
        <w:spacing w:line="360" w:lineRule="auto"/>
        <w:jc w:val="both"/>
        <w:rPr>
          <w:rFonts w:ascii="Tahoma" w:hAnsi="Tahoma" w:cs="Tahoma"/>
          <w:sz w:val="22"/>
          <w:szCs w:val="22"/>
        </w:rPr>
      </w:pPr>
      <w:r w:rsidRPr="00EA780A">
        <w:rPr>
          <w:rFonts w:ascii="Tahoma" w:hAnsi="Tahoma" w:cs="Tahoma"/>
          <w:b/>
          <w:color w:val="000000" w:themeColor="text1"/>
          <w:sz w:val="22"/>
          <w:szCs w:val="22"/>
        </w:rPr>
        <w:t>3 – Descrição da solução como um todo considera</w:t>
      </w:r>
      <w:r w:rsidR="00342C31">
        <w:rPr>
          <w:rFonts w:ascii="Tahoma" w:hAnsi="Tahoma" w:cs="Tahoma"/>
          <w:b/>
          <w:color w:val="000000" w:themeColor="text1"/>
          <w:sz w:val="22"/>
          <w:szCs w:val="22"/>
        </w:rPr>
        <w:t>n</w:t>
      </w:r>
      <w:r w:rsidRPr="00EA780A">
        <w:rPr>
          <w:rFonts w:ascii="Tahoma" w:hAnsi="Tahoma" w:cs="Tahoma"/>
          <w:b/>
          <w:color w:val="000000" w:themeColor="text1"/>
          <w:sz w:val="22"/>
          <w:szCs w:val="22"/>
        </w:rPr>
        <w:t>do o ciclo de vida do objeto e especificação do produto</w:t>
      </w:r>
    </w:p>
    <w:p w14:paraId="20F1230B" w14:textId="3BE07DFC" w:rsidR="00414522" w:rsidRDefault="00414522" w:rsidP="004F655B">
      <w:pPr>
        <w:spacing w:line="360" w:lineRule="auto"/>
        <w:jc w:val="both"/>
        <w:rPr>
          <w:rFonts w:ascii="Tahoma" w:hAnsi="Tahoma" w:cs="Tahoma"/>
          <w:b/>
          <w:color w:val="000000" w:themeColor="text1"/>
          <w:sz w:val="16"/>
          <w:szCs w:val="16"/>
        </w:rPr>
      </w:pPr>
    </w:p>
    <w:p w14:paraId="2E4DF3F4" w14:textId="1E7E7EDB" w:rsidR="008F451E" w:rsidRDefault="008F451E" w:rsidP="004F655B">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51D26F4A" w14:textId="4CA32CF5" w:rsidR="008F451E" w:rsidRPr="008F451E" w:rsidRDefault="008F451E" w:rsidP="004F655B">
      <w:pPr>
        <w:spacing w:line="360" w:lineRule="auto"/>
        <w:jc w:val="both"/>
        <w:rPr>
          <w:rFonts w:ascii="Tahoma" w:hAnsi="Tahoma" w:cs="Tahoma"/>
          <w:b/>
          <w:color w:val="000000" w:themeColor="text1"/>
          <w:sz w:val="16"/>
          <w:szCs w:val="16"/>
          <w:u w:val="single"/>
        </w:rPr>
      </w:pPr>
    </w:p>
    <w:tbl>
      <w:tblPr>
        <w:tblW w:w="978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52"/>
        <w:gridCol w:w="851"/>
        <w:gridCol w:w="993"/>
        <w:gridCol w:w="7090"/>
      </w:tblGrid>
      <w:tr w:rsidR="00184507" w:rsidRPr="00184507" w14:paraId="39F282EC" w14:textId="77777777" w:rsidTr="00184507">
        <w:trPr>
          <w:trHeight w:val="315"/>
        </w:trPr>
        <w:tc>
          <w:tcPr>
            <w:tcW w:w="9786" w:type="dxa"/>
            <w:gridSpan w:val="4"/>
            <w:shd w:val="clear" w:color="000000" w:fill="FFFFFF"/>
            <w:noWrap/>
            <w:vAlign w:val="center"/>
            <w:hideMark/>
          </w:tcPr>
          <w:p w14:paraId="0F1F2C48" w14:textId="273E2D5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Lote 1</w:t>
            </w:r>
          </w:p>
        </w:tc>
      </w:tr>
      <w:tr w:rsidR="00184507" w:rsidRPr="00184507" w14:paraId="73CDF061" w14:textId="77777777" w:rsidTr="00184507">
        <w:trPr>
          <w:trHeight w:val="315"/>
        </w:trPr>
        <w:tc>
          <w:tcPr>
            <w:tcW w:w="852" w:type="dxa"/>
            <w:shd w:val="clear" w:color="000000" w:fill="FFFFFF"/>
            <w:noWrap/>
            <w:vAlign w:val="center"/>
            <w:hideMark/>
          </w:tcPr>
          <w:p w14:paraId="27957D7D"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Item</w:t>
            </w:r>
          </w:p>
        </w:tc>
        <w:tc>
          <w:tcPr>
            <w:tcW w:w="851" w:type="dxa"/>
            <w:shd w:val="clear" w:color="000000" w:fill="FFFFFF"/>
            <w:noWrap/>
            <w:vAlign w:val="center"/>
            <w:hideMark/>
          </w:tcPr>
          <w:p w14:paraId="2CFBF183"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Qtde</w:t>
            </w:r>
            <w:proofErr w:type="spellEnd"/>
          </w:p>
        </w:tc>
        <w:tc>
          <w:tcPr>
            <w:tcW w:w="993" w:type="dxa"/>
            <w:shd w:val="clear" w:color="000000" w:fill="FFFFFF"/>
            <w:noWrap/>
            <w:vAlign w:val="center"/>
            <w:hideMark/>
          </w:tcPr>
          <w:p w14:paraId="586D04E8"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Unid</w:t>
            </w:r>
            <w:proofErr w:type="spellEnd"/>
          </w:p>
        </w:tc>
        <w:tc>
          <w:tcPr>
            <w:tcW w:w="7088" w:type="dxa"/>
            <w:shd w:val="clear" w:color="000000" w:fill="FFFFFF"/>
            <w:noWrap/>
            <w:vAlign w:val="center"/>
            <w:hideMark/>
          </w:tcPr>
          <w:p w14:paraId="69621BB5"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Discriminação</w:t>
            </w:r>
          </w:p>
        </w:tc>
      </w:tr>
      <w:tr w:rsidR="00184507" w:rsidRPr="00184507" w14:paraId="50E7613F" w14:textId="77777777" w:rsidTr="00184507">
        <w:trPr>
          <w:trHeight w:val="2715"/>
        </w:trPr>
        <w:tc>
          <w:tcPr>
            <w:tcW w:w="852" w:type="dxa"/>
            <w:shd w:val="clear" w:color="000000" w:fill="FFFFFF"/>
            <w:noWrap/>
            <w:vAlign w:val="center"/>
            <w:hideMark/>
          </w:tcPr>
          <w:p w14:paraId="3E8B9C38"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851" w:type="dxa"/>
            <w:shd w:val="clear" w:color="000000" w:fill="FFFFFF"/>
            <w:noWrap/>
            <w:vAlign w:val="center"/>
            <w:hideMark/>
          </w:tcPr>
          <w:p w14:paraId="0CF4E83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2A7E221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43EF5D9E"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1x2x1,00 mm²</w:t>
            </w:r>
            <w:r w:rsidRPr="00184507">
              <w:rPr>
                <w:rFonts w:ascii="Calibri" w:hAnsi="Calibri" w:cs="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033.0612.01.01</w:t>
            </w:r>
          </w:p>
        </w:tc>
      </w:tr>
      <w:tr w:rsidR="00184507" w:rsidRPr="00184507" w14:paraId="5B943D1C" w14:textId="77777777" w:rsidTr="00184507">
        <w:trPr>
          <w:trHeight w:val="2715"/>
        </w:trPr>
        <w:tc>
          <w:tcPr>
            <w:tcW w:w="852" w:type="dxa"/>
            <w:shd w:val="clear" w:color="000000" w:fill="FFFFFF"/>
            <w:noWrap/>
            <w:vAlign w:val="center"/>
            <w:hideMark/>
          </w:tcPr>
          <w:p w14:paraId="578A8879"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2</w:t>
            </w:r>
          </w:p>
        </w:tc>
        <w:tc>
          <w:tcPr>
            <w:tcW w:w="851" w:type="dxa"/>
            <w:shd w:val="clear" w:color="000000" w:fill="FFFFFF"/>
            <w:noWrap/>
            <w:vAlign w:val="center"/>
            <w:hideMark/>
          </w:tcPr>
          <w:p w14:paraId="78A27AF2"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0C5392D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7D345455"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1x2x2,50 mm2</w:t>
            </w:r>
            <w:r w:rsidRPr="00184507">
              <w:rPr>
                <w:rFonts w:ascii="Calibri" w:hAnsi="Calibri" w:cs="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033.0614.01.01</w:t>
            </w:r>
          </w:p>
        </w:tc>
      </w:tr>
      <w:tr w:rsidR="00184507" w:rsidRPr="00184507" w14:paraId="26C37625" w14:textId="77777777" w:rsidTr="00184507">
        <w:trPr>
          <w:trHeight w:val="1815"/>
        </w:trPr>
        <w:tc>
          <w:tcPr>
            <w:tcW w:w="852" w:type="dxa"/>
            <w:shd w:val="clear" w:color="000000" w:fill="FFFFFF"/>
            <w:noWrap/>
            <w:vAlign w:val="center"/>
            <w:hideMark/>
          </w:tcPr>
          <w:p w14:paraId="60F93B4E"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lastRenderedPageBreak/>
              <w:t>3</w:t>
            </w:r>
          </w:p>
        </w:tc>
        <w:tc>
          <w:tcPr>
            <w:tcW w:w="851" w:type="dxa"/>
            <w:shd w:val="clear" w:color="000000" w:fill="FFFFFF"/>
            <w:noWrap/>
            <w:vAlign w:val="center"/>
            <w:hideMark/>
          </w:tcPr>
          <w:p w14:paraId="5464FAE6"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993" w:type="dxa"/>
            <w:shd w:val="clear" w:color="000000" w:fill="FFFFFF"/>
            <w:vAlign w:val="center"/>
            <w:hideMark/>
          </w:tcPr>
          <w:p w14:paraId="40FA220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500 metros</w:t>
            </w:r>
          </w:p>
        </w:tc>
        <w:tc>
          <w:tcPr>
            <w:tcW w:w="7088" w:type="dxa"/>
            <w:shd w:val="clear" w:color="000000" w:fill="FFFFFF"/>
            <w:vAlign w:val="center"/>
            <w:hideMark/>
          </w:tcPr>
          <w:p w14:paraId="56F8EDB1"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Fio telefônico para jumper</w:t>
            </w:r>
            <w:r w:rsidRPr="00184507">
              <w:rPr>
                <w:rFonts w:ascii="Calibri" w:hAnsi="Calibri" w:cs="Calibri"/>
                <w:color w:val="000000"/>
                <w:sz w:val="22"/>
                <w:szCs w:val="22"/>
              </w:rPr>
              <w:t xml:space="preserve">; 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184507">
              <w:rPr>
                <w:rFonts w:ascii="Calibri" w:hAnsi="Calibri" w:cs="Calibri"/>
                <w:color w:val="000000"/>
                <w:sz w:val="22"/>
                <w:szCs w:val="22"/>
              </w:rPr>
              <w:t>Multitoc</w:t>
            </w:r>
            <w:proofErr w:type="spellEnd"/>
          </w:p>
        </w:tc>
      </w:tr>
      <w:tr w:rsidR="00184507" w:rsidRPr="00184507" w14:paraId="77C71712" w14:textId="77777777" w:rsidTr="00184507">
        <w:trPr>
          <w:trHeight w:val="1815"/>
        </w:trPr>
        <w:tc>
          <w:tcPr>
            <w:tcW w:w="852" w:type="dxa"/>
            <w:shd w:val="clear" w:color="000000" w:fill="FFFFFF"/>
            <w:noWrap/>
            <w:vAlign w:val="center"/>
            <w:hideMark/>
          </w:tcPr>
          <w:p w14:paraId="339830E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851" w:type="dxa"/>
            <w:shd w:val="clear" w:color="000000" w:fill="FFFFFF"/>
            <w:noWrap/>
            <w:vAlign w:val="center"/>
            <w:hideMark/>
          </w:tcPr>
          <w:p w14:paraId="7099B28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993" w:type="dxa"/>
            <w:shd w:val="clear" w:color="000000" w:fill="FFFFFF"/>
            <w:vAlign w:val="center"/>
            <w:hideMark/>
          </w:tcPr>
          <w:p w14:paraId="53623131"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100 metros</w:t>
            </w:r>
          </w:p>
        </w:tc>
        <w:tc>
          <w:tcPr>
            <w:tcW w:w="7088" w:type="dxa"/>
            <w:shd w:val="clear" w:color="000000" w:fill="FFFFFF"/>
            <w:vAlign w:val="center"/>
            <w:hideMark/>
          </w:tcPr>
          <w:p w14:paraId="79060A53"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Coaxial RG06</w:t>
            </w:r>
            <w:r w:rsidRPr="00184507">
              <w:rPr>
                <w:rFonts w:ascii="Calibri" w:hAnsi="Calibri" w:cs="Calibri"/>
                <w:color w:val="000000"/>
                <w:sz w:val="22"/>
                <w:szCs w:val="22"/>
              </w:rPr>
              <w:t xml:space="preserve">; / Condutor interno de aço cobreado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1 mm / Dielétrico em polietileno expandido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 4,5mm / Fita de alumínio aderindo ao dielétrico (1ª blindagem)/ Malha de alumínio - mínima de 90% (2ª blindagem) / Capa em PVC não </w:t>
            </w:r>
            <w:proofErr w:type="spellStart"/>
            <w:r w:rsidRPr="00184507">
              <w:rPr>
                <w:rFonts w:ascii="Calibri" w:hAnsi="Calibri" w:cs="Calibri"/>
                <w:color w:val="000000"/>
                <w:sz w:val="22"/>
                <w:szCs w:val="22"/>
              </w:rPr>
              <w:t>propagante</w:t>
            </w:r>
            <w:proofErr w:type="spellEnd"/>
            <w:r w:rsidRPr="00184507">
              <w:rPr>
                <w:rFonts w:ascii="Calibri" w:hAnsi="Calibri" w:cs="Calibri"/>
                <w:color w:val="000000"/>
                <w:sz w:val="22"/>
                <w:szCs w:val="22"/>
              </w:rPr>
              <w:t xml:space="preserve"> de chamas / Impedância média de 75 Ohms / Homologado pela Anatel / Marcas de referência: </w:t>
            </w:r>
            <w:proofErr w:type="spellStart"/>
            <w:r w:rsidRPr="00184507">
              <w:rPr>
                <w:rFonts w:ascii="Calibri" w:hAnsi="Calibri" w:cs="Calibri"/>
                <w:color w:val="000000"/>
                <w:sz w:val="22"/>
                <w:szCs w:val="22"/>
              </w:rPr>
              <w:t>Megatron</w:t>
            </w:r>
            <w:proofErr w:type="spellEnd"/>
            <w:r w:rsidRPr="00184507">
              <w:rPr>
                <w:rFonts w:ascii="Calibri" w:hAnsi="Calibri" w:cs="Calibri"/>
                <w:color w:val="000000"/>
                <w:sz w:val="22"/>
                <w:szCs w:val="22"/>
              </w:rPr>
              <w:t xml:space="preserve">, </w:t>
            </w:r>
            <w:proofErr w:type="spellStart"/>
            <w:r w:rsidRPr="00184507">
              <w:rPr>
                <w:rFonts w:ascii="Calibri" w:hAnsi="Calibri" w:cs="Calibri"/>
                <w:color w:val="000000"/>
                <w:sz w:val="22"/>
                <w:szCs w:val="22"/>
              </w:rPr>
              <w:t>Cabletech</w:t>
            </w:r>
            <w:proofErr w:type="spellEnd"/>
            <w:r w:rsidRPr="00184507">
              <w:rPr>
                <w:rFonts w:ascii="Calibri" w:hAnsi="Calibri" w:cs="Calibri"/>
                <w:color w:val="000000"/>
                <w:sz w:val="22"/>
                <w:szCs w:val="22"/>
              </w:rPr>
              <w:t xml:space="preserve"> </w:t>
            </w:r>
          </w:p>
        </w:tc>
      </w:tr>
    </w:tbl>
    <w:p w14:paraId="0FD1D216" w14:textId="54FB46D6" w:rsidR="008F451E" w:rsidRDefault="008F451E" w:rsidP="00ED19F8">
      <w:pPr>
        <w:autoSpaceDE w:val="0"/>
        <w:autoSpaceDN w:val="0"/>
        <w:adjustRightInd w:val="0"/>
        <w:spacing w:line="360" w:lineRule="auto"/>
        <w:jc w:val="both"/>
        <w:rPr>
          <w:rFonts w:ascii="Tahoma" w:hAnsi="Tahoma" w:cs="Tahoma"/>
          <w:sz w:val="22"/>
          <w:szCs w:val="22"/>
        </w:rPr>
      </w:pPr>
    </w:p>
    <w:p w14:paraId="4F4A8A97" w14:textId="7E2D6DF7" w:rsidR="008F451E" w:rsidRDefault="008F451E" w:rsidP="00184507">
      <w:pPr>
        <w:spacing w:after="160" w:line="259" w:lineRule="auto"/>
        <w:rPr>
          <w:rFonts w:ascii="Tahoma" w:hAnsi="Tahoma" w:cs="Tahoma"/>
          <w:b/>
          <w:color w:val="000000" w:themeColor="text1"/>
          <w:sz w:val="16"/>
          <w:szCs w:val="16"/>
          <w:u w:val="single"/>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w:t>
      </w:r>
      <w:r w:rsidR="00CC064B">
        <w:rPr>
          <w:rFonts w:ascii="Tahoma" w:hAnsi="Tahoma" w:cs="Tahoma"/>
          <w:b/>
          <w:color w:val="000000" w:themeColor="text1"/>
          <w:sz w:val="16"/>
          <w:szCs w:val="16"/>
          <w:u w:val="single"/>
        </w:rPr>
        <w:t xml:space="preserve"> AVULSAS</w:t>
      </w:r>
      <w:r>
        <w:rPr>
          <w:rFonts w:ascii="Tahoma" w:hAnsi="Tahoma" w:cs="Tahoma"/>
          <w:b/>
          <w:color w:val="000000" w:themeColor="text1"/>
          <w:sz w:val="16"/>
          <w:szCs w:val="16"/>
          <w:u w:val="single"/>
        </w:rPr>
        <w:t>, COMPONENTES, SENSORES</w:t>
      </w:r>
    </w:p>
    <w:p w14:paraId="2FE0A733" w14:textId="587B1CC7" w:rsidR="00207259" w:rsidRDefault="00207259" w:rsidP="00184507">
      <w:pPr>
        <w:spacing w:after="160" w:line="259" w:lineRule="auto"/>
        <w:rPr>
          <w:rFonts w:ascii="Tahoma" w:hAnsi="Tahoma" w:cs="Tahoma"/>
          <w:sz w:val="22"/>
          <w:szCs w:val="22"/>
        </w:rPr>
      </w:pPr>
    </w:p>
    <w:p w14:paraId="060BE28D" w14:textId="77777777" w:rsidR="00207259" w:rsidRDefault="00207259" w:rsidP="00184507">
      <w:pPr>
        <w:spacing w:after="160" w:line="259" w:lineRule="auto"/>
        <w:rPr>
          <w:rFonts w:ascii="Tahoma" w:hAnsi="Tahoma" w:cs="Tahoma"/>
          <w:sz w:val="22"/>
          <w:szCs w:val="22"/>
        </w:rPr>
      </w:pPr>
    </w:p>
    <w:tbl>
      <w:tblPr>
        <w:tblW w:w="9915" w:type="dxa"/>
        <w:tblInd w:w="-431" w:type="dxa"/>
        <w:tblCellMar>
          <w:left w:w="70" w:type="dxa"/>
          <w:right w:w="70" w:type="dxa"/>
        </w:tblCellMar>
        <w:tblLook w:val="04A0" w:firstRow="1" w:lastRow="0" w:firstColumn="1" w:lastColumn="0" w:noHBand="0" w:noVBand="1"/>
      </w:tblPr>
      <w:tblGrid>
        <w:gridCol w:w="852"/>
        <w:gridCol w:w="850"/>
        <w:gridCol w:w="992"/>
        <w:gridCol w:w="7212"/>
        <w:gridCol w:w="9"/>
      </w:tblGrid>
      <w:tr w:rsidR="00207259" w:rsidRPr="00207259" w14:paraId="7FE4507E" w14:textId="77777777" w:rsidTr="00207259">
        <w:trPr>
          <w:trHeight w:val="315"/>
        </w:trPr>
        <w:tc>
          <w:tcPr>
            <w:tcW w:w="9915" w:type="dxa"/>
            <w:gridSpan w:val="5"/>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A23BFE" w14:textId="714E736C"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Lote 2</w:t>
            </w:r>
          </w:p>
        </w:tc>
      </w:tr>
      <w:tr w:rsidR="00207259" w:rsidRPr="00207259" w14:paraId="4F8C6CB4" w14:textId="77777777" w:rsidTr="00207259">
        <w:trPr>
          <w:gridAfter w:val="1"/>
          <w:wAfter w:w="9" w:type="dxa"/>
          <w:trHeight w:val="3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74F0EE14"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Item</w:t>
            </w:r>
          </w:p>
        </w:tc>
        <w:tc>
          <w:tcPr>
            <w:tcW w:w="850" w:type="dxa"/>
            <w:tcBorders>
              <w:top w:val="single" w:sz="4" w:space="0" w:color="auto"/>
              <w:left w:val="nil"/>
              <w:bottom w:val="single" w:sz="8" w:space="0" w:color="auto"/>
              <w:right w:val="single" w:sz="8" w:space="0" w:color="auto"/>
            </w:tcBorders>
            <w:shd w:val="clear" w:color="000000" w:fill="FFFFFF"/>
            <w:noWrap/>
            <w:vAlign w:val="center"/>
            <w:hideMark/>
          </w:tcPr>
          <w:p w14:paraId="59EA5C4A"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Qtde</w:t>
            </w:r>
            <w:proofErr w:type="spellEnd"/>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0EE379CC"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Unid</w:t>
            </w:r>
            <w:proofErr w:type="spellEnd"/>
          </w:p>
        </w:tc>
        <w:tc>
          <w:tcPr>
            <w:tcW w:w="7212" w:type="dxa"/>
            <w:tcBorders>
              <w:top w:val="single" w:sz="4" w:space="0" w:color="auto"/>
              <w:left w:val="nil"/>
              <w:bottom w:val="single" w:sz="8" w:space="0" w:color="auto"/>
              <w:right w:val="single" w:sz="8" w:space="0" w:color="auto"/>
            </w:tcBorders>
            <w:shd w:val="clear" w:color="000000" w:fill="FFFFFF"/>
            <w:noWrap/>
            <w:vAlign w:val="center"/>
            <w:hideMark/>
          </w:tcPr>
          <w:p w14:paraId="47C444B3"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Discriminação</w:t>
            </w:r>
          </w:p>
        </w:tc>
      </w:tr>
      <w:tr w:rsidR="00207259" w:rsidRPr="00207259" w14:paraId="7D75F5B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593321E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19A7DBE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200</w:t>
            </w:r>
          </w:p>
        </w:tc>
        <w:tc>
          <w:tcPr>
            <w:tcW w:w="992" w:type="dxa"/>
            <w:tcBorders>
              <w:top w:val="nil"/>
              <w:left w:val="nil"/>
              <w:bottom w:val="single" w:sz="8" w:space="0" w:color="auto"/>
              <w:right w:val="single" w:sz="8" w:space="0" w:color="auto"/>
            </w:tcBorders>
            <w:shd w:val="clear" w:color="auto" w:fill="auto"/>
            <w:noWrap/>
            <w:vAlign w:val="center"/>
            <w:hideMark/>
          </w:tcPr>
          <w:p w14:paraId="57AC0F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EEDA23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Knob estriado com parafuso para potenciômetro; </w:t>
            </w:r>
            <w:r w:rsidRPr="00207259">
              <w:rPr>
                <w:rFonts w:ascii="Calibri" w:hAnsi="Calibri"/>
                <w:color w:val="000000"/>
                <w:sz w:val="22"/>
                <w:szCs w:val="22"/>
              </w:rPr>
              <w:t>na cor preta</w:t>
            </w:r>
            <w:r w:rsidRPr="00207259">
              <w:rPr>
                <w:rFonts w:ascii="Calibri" w:hAnsi="Calibri"/>
                <w:b/>
                <w:bCs/>
                <w:color w:val="000000"/>
                <w:sz w:val="22"/>
                <w:szCs w:val="22"/>
              </w:rPr>
              <w:t xml:space="preserve"> / </w:t>
            </w:r>
            <w:r w:rsidRPr="00207259">
              <w:rPr>
                <w:rFonts w:ascii="Calibri" w:hAnsi="Calibri"/>
                <w:color w:val="000000"/>
                <w:sz w:val="22"/>
                <w:szCs w:val="22"/>
              </w:rPr>
              <w:t>Medidas: diâmetro do furo entre 6 e 7mm, diâmetro externo entre 18 e 20mm, altura entre 14 e 15mm;</w:t>
            </w:r>
          </w:p>
        </w:tc>
      </w:tr>
      <w:tr w:rsidR="00207259" w:rsidRPr="00207259" w14:paraId="27F71612"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61765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03055B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7F95B3F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pacote</w:t>
            </w:r>
          </w:p>
        </w:tc>
        <w:tc>
          <w:tcPr>
            <w:tcW w:w="7212" w:type="dxa"/>
            <w:tcBorders>
              <w:top w:val="nil"/>
              <w:left w:val="nil"/>
              <w:bottom w:val="single" w:sz="8" w:space="0" w:color="auto"/>
              <w:right w:val="single" w:sz="8" w:space="0" w:color="auto"/>
            </w:tcBorders>
            <w:shd w:val="clear" w:color="auto" w:fill="auto"/>
            <w:vAlign w:val="center"/>
            <w:hideMark/>
          </w:tcPr>
          <w:p w14:paraId="2D260E1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Abraçadeira Nylon 2,5mm x 100mm T18R</w:t>
            </w:r>
            <w:r w:rsidRPr="00207259">
              <w:rPr>
                <w:rFonts w:ascii="Calibri" w:hAnsi="Calibri"/>
                <w:color w:val="000000"/>
                <w:sz w:val="22"/>
                <w:szCs w:val="22"/>
              </w:rPr>
              <w:t xml:space="preserve"> preta pacote com 100 peças.</w:t>
            </w:r>
          </w:p>
        </w:tc>
      </w:tr>
      <w:tr w:rsidR="00207259" w:rsidRPr="00207259" w14:paraId="23A10C5A"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D166D3B" w14:textId="5C631654" w:rsidR="00207259" w:rsidRPr="00207259" w:rsidRDefault="00207259" w:rsidP="00207259">
            <w:pPr>
              <w:jc w:val="center"/>
              <w:rPr>
                <w:rFonts w:ascii="Calibri" w:hAnsi="Calibri"/>
                <w:color w:val="000000"/>
                <w:sz w:val="22"/>
                <w:szCs w:val="22"/>
              </w:rPr>
            </w:pP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0694F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1310E89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B6D89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vermelho</w:t>
            </w:r>
            <w:proofErr w:type="gramEnd"/>
            <w:r w:rsidRPr="00207259">
              <w:rPr>
                <w:rFonts w:ascii="Calibri" w:hAnsi="Calibri"/>
                <w:b/>
                <w:bCs/>
                <w:color w:val="000000"/>
                <w:sz w:val="22"/>
                <w:szCs w:val="22"/>
              </w:rPr>
              <w:t xml:space="preserve"> - </w:t>
            </w:r>
            <w:r w:rsidRPr="00207259">
              <w:rPr>
                <w:rFonts w:ascii="Calibri" w:hAnsi="Calibri"/>
                <w:color w:val="000000"/>
                <w:sz w:val="22"/>
                <w:szCs w:val="22"/>
              </w:rPr>
              <w:t>Para furo de 22 mm com rosca - NA + NF. Referência: Fabricante: JNG, Modelo: LA39J-11BR</w:t>
            </w:r>
          </w:p>
        </w:tc>
      </w:tr>
      <w:tr w:rsidR="00207259" w:rsidRPr="00207259" w14:paraId="0B36C91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463A232" w14:textId="5444B344" w:rsidR="00207259" w:rsidRPr="00207259" w:rsidRDefault="00207259" w:rsidP="00207259">
            <w:pPr>
              <w:jc w:val="center"/>
              <w:rPr>
                <w:rFonts w:ascii="Calibri" w:hAnsi="Calibri"/>
                <w:color w:val="000000"/>
                <w:sz w:val="22"/>
                <w:szCs w:val="22"/>
              </w:rPr>
            </w:pP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2D525FA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4C2BB3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89741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verde</w:t>
            </w:r>
            <w:proofErr w:type="gramEnd"/>
            <w:r w:rsidRPr="00207259">
              <w:rPr>
                <w:rFonts w:ascii="Calibri" w:hAnsi="Calibri"/>
                <w:b/>
                <w:bCs/>
                <w:color w:val="000000"/>
                <w:sz w:val="22"/>
                <w:szCs w:val="22"/>
              </w:rPr>
              <w:t xml:space="preserve"> -</w:t>
            </w:r>
            <w:r w:rsidRPr="00207259">
              <w:rPr>
                <w:rFonts w:ascii="Calibri" w:hAnsi="Calibri"/>
                <w:color w:val="000000"/>
                <w:sz w:val="22"/>
                <w:szCs w:val="22"/>
              </w:rPr>
              <w:t xml:space="preserve"> Para furo de 22 mm com rosca - NA + NF. Referência: Fabricante: JNG, Modelo: LA39J-11BG</w:t>
            </w:r>
          </w:p>
        </w:tc>
      </w:tr>
      <w:tr w:rsidR="00207259" w:rsidRPr="00207259" w14:paraId="3F44BA02"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FCDE03B" w14:textId="4D86CDFF" w:rsidR="00207259" w:rsidRPr="00207259" w:rsidRDefault="00207259" w:rsidP="00207259">
            <w:pPr>
              <w:jc w:val="center"/>
              <w:rPr>
                <w:rFonts w:ascii="Calibri" w:hAnsi="Calibri"/>
                <w:color w:val="000000"/>
                <w:sz w:val="22"/>
                <w:szCs w:val="22"/>
              </w:rPr>
            </w:pP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82025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745CD86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28E6F4A9"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amarelo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0ACB48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AA0A48F" w14:textId="6675B36C" w:rsidR="00207259" w:rsidRPr="00207259" w:rsidRDefault="00207259" w:rsidP="00207259">
            <w:pPr>
              <w:jc w:val="center"/>
              <w:rPr>
                <w:rFonts w:ascii="Calibri" w:hAnsi="Calibri"/>
                <w:color w:val="000000"/>
                <w:sz w:val="22"/>
                <w:szCs w:val="22"/>
              </w:rPr>
            </w:pP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0FD5E6E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1C0712E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566D784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azul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9EB488B"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3C978739" w14:textId="2E08BAF3" w:rsidR="00207259" w:rsidRPr="00207259" w:rsidRDefault="00207259" w:rsidP="00207259">
            <w:pPr>
              <w:jc w:val="center"/>
              <w:rPr>
                <w:rFonts w:ascii="Calibri" w:hAnsi="Calibri"/>
                <w:color w:val="000000"/>
                <w:sz w:val="22"/>
                <w:szCs w:val="22"/>
              </w:rPr>
            </w:pPr>
            <w:r>
              <w:rPr>
                <w:rFonts w:ascii="Calibri" w:hAnsi="Calibri"/>
                <w:color w:val="000000"/>
                <w:sz w:val="22"/>
                <w:szCs w:val="22"/>
              </w:rPr>
              <w:t>7</w:t>
            </w:r>
          </w:p>
        </w:tc>
        <w:tc>
          <w:tcPr>
            <w:tcW w:w="850" w:type="dxa"/>
            <w:tcBorders>
              <w:top w:val="nil"/>
              <w:left w:val="nil"/>
              <w:bottom w:val="single" w:sz="4" w:space="0" w:color="auto"/>
              <w:right w:val="single" w:sz="8" w:space="0" w:color="auto"/>
            </w:tcBorders>
            <w:shd w:val="clear" w:color="auto" w:fill="auto"/>
            <w:noWrap/>
            <w:vAlign w:val="center"/>
            <w:hideMark/>
          </w:tcPr>
          <w:p w14:paraId="1C2B752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4" w:space="0" w:color="auto"/>
              <w:right w:val="single" w:sz="8" w:space="0" w:color="auto"/>
            </w:tcBorders>
            <w:shd w:val="clear" w:color="000000" w:fill="FFFFFF"/>
            <w:noWrap/>
            <w:vAlign w:val="center"/>
            <w:hideMark/>
          </w:tcPr>
          <w:p w14:paraId="4A3AB5D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4" w:space="0" w:color="auto"/>
              <w:right w:val="single" w:sz="8" w:space="0" w:color="auto"/>
            </w:tcBorders>
            <w:shd w:val="clear" w:color="auto" w:fill="auto"/>
            <w:vAlign w:val="center"/>
            <w:hideMark/>
          </w:tcPr>
          <w:p w14:paraId="495E839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branco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A5D5E4F" w14:textId="77777777" w:rsidTr="00207259">
        <w:trPr>
          <w:gridAfter w:val="1"/>
          <w:wAfter w:w="9" w:type="dxa"/>
          <w:trHeight w:val="9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ACCAB" w14:textId="234487BC" w:rsidR="00207259" w:rsidRPr="00207259" w:rsidRDefault="00207259" w:rsidP="00207259">
            <w:pPr>
              <w:jc w:val="center"/>
              <w:rPr>
                <w:rFonts w:ascii="Calibri" w:hAnsi="Calibri"/>
                <w:color w:val="000000"/>
                <w:sz w:val="22"/>
                <w:szCs w:val="22"/>
              </w:rPr>
            </w:pPr>
            <w:r>
              <w:rPr>
                <w:rFonts w:ascii="Calibri" w:hAnsi="Calibri"/>
                <w:color w:val="000000"/>
                <w:sz w:val="22"/>
                <w:szCs w:val="22"/>
              </w:rPr>
              <w:lastRenderedPageBreak/>
              <w:t>8</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AA39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82F88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4312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preto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65EE336" w14:textId="77777777" w:rsidTr="00207259">
        <w:trPr>
          <w:gridAfter w:val="1"/>
          <w:wAfter w:w="9" w:type="dxa"/>
          <w:trHeight w:val="9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5AF7D3B1" w14:textId="0E486091" w:rsidR="00207259" w:rsidRPr="00207259" w:rsidRDefault="00207259" w:rsidP="00207259">
            <w:pPr>
              <w:jc w:val="center"/>
              <w:rPr>
                <w:rFonts w:ascii="Calibri" w:hAnsi="Calibri"/>
                <w:color w:val="000000"/>
                <w:sz w:val="22"/>
                <w:szCs w:val="22"/>
              </w:rPr>
            </w:pPr>
            <w:r>
              <w:rPr>
                <w:rFonts w:ascii="Calibri" w:hAnsi="Calibri"/>
                <w:color w:val="000000"/>
                <w:sz w:val="22"/>
                <w:szCs w:val="22"/>
              </w:rPr>
              <w:t>9</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08102B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205229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B0A54A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verde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2666C26"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3F6636" w14:textId="1CDA8CE8" w:rsidR="00207259" w:rsidRPr="00207259" w:rsidRDefault="00207259" w:rsidP="00207259">
            <w:pPr>
              <w:jc w:val="center"/>
              <w:rPr>
                <w:rFonts w:ascii="Calibri" w:hAnsi="Calibri"/>
                <w:color w:val="000000"/>
                <w:sz w:val="22"/>
                <w:szCs w:val="22"/>
              </w:rPr>
            </w:pPr>
            <w:r>
              <w:rPr>
                <w:rFonts w:ascii="Calibri" w:hAnsi="Calibri"/>
                <w:color w:val="000000"/>
                <w:sz w:val="22"/>
                <w:szCs w:val="22"/>
              </w:rPr>
              <w:t>10</w:t>
            </w:r>
          </w:p>
        </w:tc>
        <w:tc>
          <w:tcPr>
            <w:tcW w:w="850" w:type="dxa"/>
            <w:tcBorders>
              <w:top w:val="nil"/>
              <w:left w:val="nil"/>
              <w:bottom w:val="single" w:sz="8" w:space="0" w:color="auto"/>
              <w:right w:val="single" w:sz="8" w:space="0" w:color="auto"/>
            </w:tcBorders>
            <w:shd w:val="clear" w:color="auto" w:fill="auto"/>
            <w:noWrap/>
            <w:vAlign w:val="center"/>
            <w:hideMark/>
          </w:tcPr>
          <w:p w14:paraId="1840E60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000000" w:fill="FFFFFF"/>
            <w:noWrap/>
            <w:vAlign w:val="center"/>
            <w:hideMark/>
          </w:tcPr>
          <w:p w14:paraId="0CC6890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378347CE"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vermelho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C65416F"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E4FBE20" w14:textId="003BFAA8"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043DC70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10996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7DB1FF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Caixa de passagem elétrica 190x140x70 mm, </w:t>
            </w:r>
            <w:r w:rsidRPr="00207259">
              <w:rPr>
                <w:rFonts w:ascii="Calibri" w:hAnsi="Calibri"/>
                <w:color w:val="000000"/>
                <w:sz w:val="22"/>
                <w:szCs w:val="22"/>
              </w:rPr>
              <w:t xml:space="preserve">de sobrepor, em PVC, com </w:t>
            </w:r>
            <w:proofErr w:type="gramStart"/>
            <w:r w:rsidRPr="00207259">
              <w:rPr>
                <w:rFonts w:ascii="Calibri" w:hAnsi="Calibri"/>
                <w:color w:val="000000"/>
                <w:sz w:val="22"/>
                <w:szCs w:val="22"/>
              </w:rPr>
              <w:t>tampa,  IP</w:t>
            </w:r>
            <w:proofErr w:type="gramEnd"/>
            <w:r w:rsidRPr="00207259">
              <w:rPr>
                <w:rFonts w:ascii="Calibri" w:hAnsi="Calibri"/>
                <w:color w:val="000000"/>
                <w:sz w:val="22"/>
                <w:szCs w:val="22"/>
              </w:rPr>
              <w:t xml:space="preserve">66. Branca. Ref.: Marca Brum, modelo </w:t>
            </w:r>
            <w:proofErr w:type="spellStart"/>
            <w:r w:rsidRPr="00207259">
              <w:rPr>
                <w:rFonts w:ascii="Calibri" w:hAnsi="Calibri"/>
                <w:color w:val="000000"/>
                <w:sz w:val="22"/>
                <w:szCs w:val="22"/>
              </w:rPr>
              <w:t>Brbox</w:t>
            </w:r>
            <w:proofErr w:type="spellEnd"/>
            <w:r w:rsidRPr="00207259">
              <w:rPr>
                <w:rFonts w:ascii="Calibri" w:hAnsi="Calibri"/>
                <w:color w:val="000000"/>
                <w:sz w:val="22"/>
                <w:szCs w:val="22"/>
              </w:rPr>
              <w:t xml:space="preserve"> BRB04</w:t>
            </w:r>
          </w:p>
        </w:tc>
      </w:tr>
      <w:tr w:rsidR="00207259" w:rsidRPr="00207259" w14:paraId="7E1CBC0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38C13EB" w14:textId="1219EA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6FE4FA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auto" w:fill="auto"/>
            <w:noWrap/>
            <w:vAlign w:val="center"/>
            <w:hideMark/>
          </w:tcPr>
          <w:p w14:paraId="3E7D5C8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529B4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de dados RS-485 para USB.</w:t>
            </w:r>
            <w:r w:rsidRPr="00207259">
              <w:rPr>
                <w:rFonts w:ascii="Calibri" w:hAnsi="Calibri"/>
                <w:color w:val="000000"/>
                <w:sz w:val="22"/>
                <w:szCs w:val="22"/>
              </w:rPr>
              <w:t xml:space="preserve"> Ref.: Modelo ZK-U485.</w:t>
            </w:r>
          </w:p>
        </w:tc>
      </w:tr>
      <w:tr w:rsidR="00207259" w:rsidRPr="00207259" w14:paraId="570CB55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F663754" w14:textId="3B2728B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F6562C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6F8CA27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141DEC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industrial RS232 para RS485</w:t>
            </w:r>
            <w:r w:rsidRPr="00207259">
              <w:rPr>
                <w:rFonts w:ascii="Calibri" w:hAnsi="Calibri"/>
                <w:color w:val="000000"/>
                <w:sz w:val="22"/>
                <w:szCs w:val="22"/>
              </w:rPr>
              <w:t xml:space="preserve"> Ref.: Modelo </w:t>
            </w:r>
            <w:proofErr w:type="spellStart"/>
            <w:r w:rsidRPr="00207259">
              <w:rPr>
                <w:rFonts w:ascii="Calibri" w:hAnsi="Calibri"/>
                <w:color w:val="000000"/>
                <w:sz w:val="22"/>
                <w:szCs w:val="22"/>
              </w:rPr>
              <w:t>Sintechi</w:t>
            </w:r>
            <w:proofErr w:type="spellEnd"/>
            <w:r w:rsidRPr="00207259">
              <w:rPr>
                <w:rFonts w:ascii="Calibri" w:hAnsi="Calibri"/>
                <w:color w:val="000000"/>
                <w:sz w:val="22"/>
                <w:szCs w:val="22"/>
              </w:rPr>
              <w:t xml:space="preserve"> STM485.</w:t>
            </w:r>
          </w:p>
        </w:tc>
      </w:tr>
      <w:tr w:rsidR="00207259" w:rsidRPr="00207259" w14:paraId="5EAEEDA1"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D9588CD" w14:textId="31BB4B6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0CADD6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0401FE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5B9E3047"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Display LCD 20x4</w:t>
            </w:r>
            <w:r w:rsidRPr="00207259">
              <w:rPr>
                <w:rFonts w:ascii="Calibri" w:hAnsi="Calibri"/>
                <w:color w:val="000000"/>
                <w:sz w:val="22"/>
                <w:szCs w:val="22"/>
              </w:rPr>
              <w:t xml:space="preserve"> com </w:t>
            </w:r>
            <w:proofErr w:type="spellStart"/>
            <w:r w:rsidRPr="00207259">
              <w:rPr>
                <w:rFonts w:ascii="Calibri" w:hAnsi="Calibri"/>
                <w:color w:val="000000"/>
                <w:sz w:val="22"/>
                <w:szCs w:val="22"/>
              </w:rPr>
              <w:t>backlight</w:t>
            </w:r>
            <w:proofErr w:type="spellEnd"/>
            <w:r w:rsidRPr="00207259">
              <w:rPr>
                <w:rFonts w:ascii="Calibri" w:hAnsi="Calibri"/>
                <w:color w:val="000000"/>
                <w:sz w:val="22"/>
                <w:szCs w:val="22"/>
              </w:rPr>
              <w:t xml:space="preserve"> azul, escrita branca e I2C, </w:t>
            </w:r>
            <w:proofErr w:type="spellStart"/>
            <w:r w:rsidRPr="00207259">
              <w:rPr>
                <w:rFonts w:ascii="Calibri" w:hAnsi="Calibri"/>
                <w:color w:val="000000"/>
                <w:sz w:val="22"/>
                <w:szCs w:val="22"/>
              </w:rPr>
              <w:t>dim</w:t>
            </w:r>
            <w:proofErr w:type="spellEnd"/>
            <w:r w:rsidRPr="00207259">
              <w:rPr>
                <w:rFonts w:ascii="Calibri" w:hAnsi="Calibri"/>
                <w:color w:val="000000"/>
                <w:sz w:val="22"/>
                <w:szCs w:val="22"/>
              </w:rPr>
              <w:t xml:space="preserve"> 98,0 X 60,0 X 14,0mm, alimentação 5,0 VDC.</w:t>
            </w:r>
          </w:p>
        </w:tc>
      </w:tr>
      <w:tr w:rsidR="00207259" w:rsidRPr="00207259" w14:paraId="103355E0"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7DF3185" w14:textId="51E728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487BBB1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40</w:t>
            </w:r>
          </w:p>
        </w:tc>
        <w:tc>
          <w:tcPr>
            <w:tcW w:w="992" w:type="dxa"/>
            <w:tcBorders>
              <w:top w:val="nil"/>
              <w:left w:val="nil"/>
              <w:bottom w:val="single" w:sz="8" w:space="0" w:color="auto"/>
              <w:right w:val="single" w:sz="8" w:space="0" w:color="auto"/>
            </w:tcBorders>
            <w:shd w:val="clear" w:color="auto" w:fill="auto"/>
            <w:noWrap/>
            <w:vAlign w:val="center"/>
            <w:hideMark/>
          </w:tcPr>
          <w:p w14:paraId="4DC46FD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4035D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Espaçador cilíndrico em </w:t>
            </w:r>
            <w:proofErr w:type="spellStart"/>
            <w:r w:rsidRPr="00207259">
              <w:rPr>
                <w:rFonts w:ascii="Calibri" w:hAnsi="Calibri"/>
                <w:b/>
                <w:bCs/>
                <w:color w:val="000000"/>
                <w:sz w:val="22"/>
                <w:szCs w:val="22"/>
              </w:rPr>
              <w:t>Poliacetal</w:t>
            </w:r>
            <w:proofErr w:type="spellEnd"/>
            <w:r w:rsidRPr="00207259">
              <w:rPr>
                <w:rFonts w:ascii="Calibri" w:hAnsi="Calibri"/>
                <w:color w:val="000000"/>
                <w:sz w:val="22"/>
                <w:szCs w:val="22"/>
              </w:rPr>
              <w:t xml:space="preserve"> branco, fêmea x fêmea - rosca M3 6x3x10mm.</w:t>
            </w:r>
          </w:p>
        </w:tc>
      </w:tr>
      <w:tr w:rsidR="00207259" w:rsidRPr="00207259" w14:paraId="6F33353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C722D45" w14:textId="50E80E36"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633F811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16472A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2B4CE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Estanho para </w:t>
            </w:r>
            <w:proofErr w:type="gramStart"/>
            <w:r w:rsidRPr="00207259">
              <w:rPr>
                <w:rFonts w:ascii="Calibri" w:hAnsi="Calibri"/>
                <w:b/>
                <w:bCs/>
                <w:color w:val="000000"/>
                <w:sz w:val="22"/>
                <w:szCs w:val="22"/>
              </w:rPr>
              <w:t xml:space="preserve">solda </w:t>
            </w:r>
            <w:r w:rsidRPr="00207259">
              <w:rPr>
                <w:rFonts w:ascii="Calibri" w:hAnsi="Calibri"/>
                <w:color w:val="000000"/>
                <w:sz w:val="22"/>
                <w:szCs w:val="22"/>
              </w:rPr>
              <w:t xml:space="preserve"> </w:t>
            </w:r>
            <w:r w:rsidRPr="00207259">
              <w:rPr>
                <w:rFonts w:ascii="Calibri" w:hAnsi="Calibri"/>
                <w:b/>
                <w:bCs/>
                <w:color w:val="000000"/>
                <w:sz w:val="22"/>
                <w:szCs w:val="22"/>
              </w:rPr>
              <w:t>em</w:t>
            </w:r>
            <w:proofErr w:type="gramEnd"/>
            <w:r w:rsidRPr="00207259">
              <w:rPr>
                <w:rFonts w:ascii="Calibri" w:hAnsi="Calibri"/>
                <w:b/>
                <w:bCs/>
                <w:color w:val="000000"/>
                <w:sz w:val="22"/>
                <w:szCs w:val="22"/>
              </w:rPr>
              <w:t xml:space="preserve"> fio</w:t>
            </w:r>
            <w:r w:rsidRPr="00207259">
              <w:rPr>
                <w:rFonts w:ascii="Calibri" w:hAnsi="Calibri"/>
                <w:color w:val="000000"/>
                <w:sz w:val="22"/>
                <w:szCs w:val="22"/>
              </w:rPr>
              <w:t>, com fluxo, 1,0 mm, 63 x 37 ,tubo com 22g, Ref.: VONDER 74.38.633.715</w:t>
            </w:r>
          </w:p>
        </w:tc>
      </w:tr>
      <w:tr w:rsidR="00207259" w:rsidRPr="00207259" w14:paraId="477EA36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A8CF791" w14:textId="5A9E07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7</w:t>
            </w:r>
          </w:p>
        </w:tc>
        <w:tc>
          <w:tcPr>
            <w:tcW w:w="850" w:type="dxa"/>
            <w:tcBorders>
              <w:top w:val="nil"/>
              <w:left w:val="nil"/>
              <w:bottom w:val="single" w:sz="8" w:space="0" w:color="auto"/>
              <w:right w:val="single" w:sz="8" w:space="0" w:color="auto"/>
            </w:tcBorders>
            <w:shd w:val="clear" w:color="auto" w:fill="auto"/>
            <w:noWrap/>
            <w:vAlign w:val="center"/>
            <w:hideMark/>
          </w:tcPr>
          <w:p w14:paraId="2D0229E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8</w:t>
            </w:r>
          </w:p>
        </w:tc>
        <w:tc>
          <w:tcPr>
            <w:tcW w:w="992" w:type="dxa"/>
            <w:tcBorders>
              <w:top w:val="nil"/>
              <w:left w:val="nil"/>
              <w:bottom w:val="single" w:sz="8" w:space="0" w:color="auto"/>
              <w:right w:val="single" w:sz="8" w:space="0" w:color="auto"/>
            </w:tcBorders>
            <w:shd w:val="clear" w:color="auto" w:fill="auto"/>
            <w:noWrap/>
            <w:vAlign w:val="center"/>
            <w:hideMark/>
          </w:tcPr>
          <w:p w14:paraId="470E4D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C1CA6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Filtro supressor de ruído</w:t>
            </w:r>
            <w:r w:rsidRPr="00207259">
              <w:rPr>
                <w:rFonts w:ascii="Calibri" w:hAnsi="Calibri"/>
                <w:color w:val="000000"/>
                <w:sz w:val="22"/>
                <w:szCs w:val="22"/>
              </w:rPr>
              <w:t xml:space="preserve"> para 24-240. (Indutor/Capacitor) VCA. Ref.: CCA.</w:t>
            </w:r>
          </w:p>
        </w:tc>
      </w:tr>
      <w:tr w:rsidR="00207259" w:rsidRPr="00207259" w14:paraId="0A4F87EF"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04F023A" w14:textId="5B4DD78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52154F2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168B3E9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6ED57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Fita isolante líquida</w:t>
            </w:r>
            <w:r w:rsidRPr="00207259">
              <w:rPr>
                <w:rFonts w:ascii="Calibri" w:hAnsi="Calibri"/>
                <w:color w:val="000000"/>
                <w:sz w:val="22"/>
                <w:szCs w:val="22"/>
              </w:rPr>
              <w:t xml:space="preserve"> 50g. </w:t>
            </w:r>
            <w:proofErr w:type="spellStart"/>
            <w:r w:rsidRPr="00207259">
              <w:rPr>
                <w:rFonts w:ascii="Calibri" w:hAnsi="Calibri"/>
                <w:color w:val="000000"/>
                <w:sz w:val="22"/>
                <w:szCs w:val="22"/>
              </w:rPr>
              <w:t>Ref</w:t>
            </w:r>
            <w:proofErr w:type="spellEnd"/>
            <w:r w:rsidRPr="00207259">
              <w:rPr>
                <w:rFonts w:ascii="Calibri" w:hAnsi="Calibri"/>
                <w:color w:val="000000"/>
                <w:sz w:val="22"/>
                <w:szCs w:val="22"/>
              </w:rPr>
              <w:t>.:</w:t>
            </w:r>
            <w:proofErr w:type="spellStart"/>
            <w:r w:rsidRPr="00207259">
              <w:rPr>
                <w:rFonts w:ascii="Calibri" w:hAnsi="Calibri"/>
                <w:color w:val="000000"/>
                <w:sz w:val="22"/>
                <w:szCs w:val="22"/>
              </w:rPr>
              <w:t>Quimatic</w:t>
            </w:r>
            <w:proofErr w:type="spellEnd"/>
            <w:r w:rsidRPr="00207259">
              <w:rPr>
                <w:rFonts w:ascii="Calibri" w:hAnsi="Calibri"/>
                <w:color w:val="000000"/>
                <w:sz w:val="22"/>
                <w:szCs w:val="22"/>
              </w:rPr>
              <w:t>.</w:t>
            </w:r>
          </w:p>
        </w:tc>
      </w:tr>
      <w:tr w:rsidR="00207259" w:rsidRPr="00207259" w14:paraId="3BE884A2"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81E918D" w14:textId="6786A48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37C28AC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3D52520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1A229631"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Fonte chaveada </w:t>
            </w:r>
            <w:r w:rsidRPr="00207259">
              <w:rPr>
                <w:rFonts w:ascii="Calibri" w:hAnsi="Calibri"/>
                <w:color w:val="000000"/>
                <w:sz w:val="22"/>
                <w:szCs w:val="22"/>
              </w:rPr>
              <w:t>entrada bivolt saída 5,0 VDC 1A plug P4 de 2,1mm com cabo AC.</w:t>
            </w:r>
          </w:p>
        </w:tc>
      </w:tr>
      <w:tr w:rsidR="00207259" w:rsidRPr="00207259" w14:paraId="64F0FB89"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235027B" w14:textId="683AABF6" w:rsidR="00207259" w:rsidRPr="00207259" w:rsidRDefault="00207259" w:rsidP="00207259">
            <w:pPr>
              <w:jc w:val="center"/>
              <w:rPr>
                <w:rFonts w:ascii="Calibri" w:hAnsi="Calibri"/>
                <w:color w:val="000000"/>
                <w:sz w:val="22"/>
                <w:szCs w:val="22"/>
              </w:rPr>
            </w:pPr>
            <w:r>
              <w:rPr>
                <w:rFonts w:ascii="Calibri" w:hAnsi="Calibri"/>
                <w:color w:val="000000"/>
                <w:sz w:val="22"/>
                <w:szCs w:val="22"/>
              </w:rPr>
              <w:t>20</w:t>
            </w:r>
          </w:p>
        </w:tc>
        <w:tc>
          <w:tcPr>
            <w:tcW w:w="850" w:type="dxa"/>
            <w:tcBorders>
              <w:top w:val="nil"/>
              <w:left w:val="nil"/>
              <w:bottom w:val="single" w:sz="8" w:space="0" w:color="auto"/>
              <w:right w:val="single" w:sz="8" w:space="0" w:color="auto"/>
            </w:tcBorders>
            <w:shd w:val="clear" w:color="auto" w:fill="auto"/>
            <w:noWrap/>
            <w:vAlign w:val="center"/>
            <w:hideMark/>
          </w:tcPr>
          <w:p w14:paraId="26AD1B6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A00F56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D3C9C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Fonte de alimentação chaveada</w:t>
            </w:r>
            <w:r w:rsidRPr="00207259">
              <w:rPr>
                <w:rFonts w:ascii="Calibri" w:hAnsi="Calibri"/>
                <w:color w:val="000000"/>
                <w:sz w:val="22"/>
                <w:szCs w:val="22"/>
              </w:rPr>
              <w:t xml:space="preserve"> entrada bivolt saída 24 VDC 3A plug P4 de 2,1mm com cabo AC.</w:t>
            </w:r>
          </w:p>
        </w:tc>
      </w:tr>
      <w:tr w:rsidR="00207259" w:rsidRPr="00207259" w14:paraId="6E0A6F9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BEE969B" w14:textId="1D9CA76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5B1477F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3B4C5A9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B3CFED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Fêmea x Fêmea 20cm para Protoboard - 40 peças.</w:t>
            </w:r>
          </w:p>
        </w:tc>
      </w:tr>
      <w:tr w:rsidR="00207259" w:rsidRPr="00207259" w14:paraId="4DC89E74"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674E05" w14:textId="00503CD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1328D3C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205181D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EDE07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Fêmea 20cm para Protoboard - 40 peças.</w:t>
            </w:r>
          </w:p>
        </w:tc>
      </w:tr>
      <w:tr w:rsidR="00207259" w:rsidRPr="00207259" w14:paraId="4769674B"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4739997" w14:textId="11607D7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01D7FA5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5ABB63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377966CC"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Macho 20cm para Protoboard - 40 peças.</w:t>
            </w:r>
          </w:p>
        </w:tc>
      </w:tr>
      <w:tr w:rsidR="00207259" w:rsidRPr="00207259" w14:paraId="1A433B45"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AC7127" w14:textId="00A298B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3F7DB4E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49172D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F02834"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I/O 4x4 12C</w:t>
            </w:r>
            <w:r w:rsidRPr="00207259">
              <w:rPr>
                <w:rFonts w:ascii="Calibri" w:hAnsi="Calibri"/>
                <w:color w:val="000000"/>
                <w:sz w:val="22"/>
                <w:szCs w:val="22"/>
              </w:rPr>
              <w:t>. 4 entradas NPN*/PNP, 4 saídas a relé e comunicação I2C, tensão de alimentação default 24 VDC. Ref.: Crescer Ind. Automação.</w:t>
            </w:r>
          </w:p>
        </w:tc>
      </w:tr>
      <w:tr w:rsidR="00207259" w:rsidRPr="00207259" w14:paraId="489F3D58"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20457A98" w14:textId="54E2FB0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5</w:t>
            </w:r>
          </w:p>
        </w:tc>
        <w:tc>
          <w:tcPr>
            <w:tcW w:w="850" w:type="dxa"/>
            <w:tcBorders>
              <w:top w:val="nil"/>
              <w:left w:val="nil"/>
              <w:bottom w:val="single" w:sz="4" w:space="0" w:color="auto"/>
              <w:right w:val="single" w:sz="8" w:space="0" w:color="auto"/>
            </w:tcBorders>
            <w:shd w:val="clear" w:color="auto" w:fill="auto"/>
            <w:noWrap/>
            <w:vAlign w:val="center"/>
            <w:hideMark/>
          </w:tcPr>
          <w:p w14:paraId="247CD95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4" w:space="0" w:color="auto"/>
              <w:right w:val="single" w:sz="8" w:space="0" w:color="auto"/>
            </w:tcBorders>
            <w:shd w:val="clear" w:color="auto" w:fill="auto"/>
            <w:noWrap/>
            <w:vAlign w:val="center"/>
            <w:hideMark/>
          </w:tcPr>
          <w:p w14:paraId="64AB647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4" w:space="0" w:color="auto"/>
              <w:right w:val="single" w:sz="8" w:space="0" w:color="auto"/>
            </w:tcBorders>
            <w:shd w:val="clear" w:color="auto" w:fill="auto"/>
            <w:vAlign w:val="center"/>
            <w:hideMark/>
          </w:tcPr>
          <w:p w14:paraId="1E3A962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Módulo </w:t>
            </w:r>
            <w:proofErr w:type="spellStart"/>
            <w:r w:rsidRPr="00207259">
              <w:rPr>
                <w:rFonts w:ascii="Calibri" w:hAnsi="Calibri"/>
                <w:b/>
                <w:bCs/>
                <w:color w:val="000000"/>
                <w:sz w:val="22"/>
                <w:szCs w:val="22"/>
              </w:rPr>
              <w:t>LoRa</w:t>
            </w:r>
            <w:proofErr w:type="spellEnd"/>
            <w:r w:rsidRPr="00207259">
              <w:rPr>
                <w:rFonts w:ascii="Calibri" w:hAnsi="Calibri"/>
                <w:b/>
                <w:bCs/>
                <w:color w:val="000000"/>
                <w:sz w:val="22"/>
                <w:szCs w:val="22"/>
              </w:rPr>
              <w:t xml:space="preserve"> 915MHz 100mW</w:t>
            </w:r>
            <w:r w:rsidRPr="00207259">
              <w:rPr>
                <w:rFonts w:ascii="Calibri" w:hAnsi="Calibri"/>
                <w:color w:val="000000"/>
                <w:sz w:val="22"/>
                <w:szCs w:val="22"/>
              </w:rPr>
              <w:t>. Inclui antena helicoidal de 915Mhz (2dBi, 12.5mm, 50 Ohm), tensão de alimentação 1,8-3,7 VDC. Ref.: LoRa1276 V2.0.</w:t>
            </w:r>
          </w:p>
        </w:tc>
      </w:tr>
      <w:tr w:rsidR="00207259" w:rsidRPr="00207259" w14:paraId="7A736433" w14:textId="77777777" w:rsidTr="00207259">
        <w:trPr>
          <w:gridAfter w:val="1"/>
          <w:wAfter w:w="9" w:type="dxa"/>
          <w:trHeight w:val="6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013761" w14:textId="175ABC30"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lastRenderedPageBreak/>
              <w:t>2</w:t>
            </w:r>
            <w:r>
              <w:rPr>
                <w:rFonts w:ascii="Calibri" w:hAnsi="Calibri"/>
                <w:color w:val="000000"/>
                <w:sz w:val="22"/>
                <w:szCs w:val="22"/>
              </w:rPr>
              <w:t>6</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658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07FB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B10E0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sensor temperatura e umidade</w:t>
            </w:r>
            <w:r w:rsidRPr="00207259">
              <w:rPr>
                <w:rFonts w:ascii="Calibri" w:hAnsi="Calibri"/>
                <w:color w:val="000000"/>
                <w:sz w:val="22"/>
                <w:szCs w:val="22"/>
              </w:rPr>
              <w:t>. Usa internamente SHT40, tensão de alimentação 5-30 VDC. Ref.: XY-MD02.</w:t>
            </w:r>
          </w:p>
        </w:tc>
      </w:tr>
      <w:tr w:rsidR="00207259" w:rsidRPr="00207259" w14:paraId="74B5D4B1" w14:textId="77777777" w:rsidTr="00207259">
        <w:trPr>
          <w:gridAfter w:val="1"/>
          <w:wAfter w:w="9" w:type="dxa"/>
          <w:trHeight w:val="630"/>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37D7F3EF" w14:textId="0061A39C"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7</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2B5F7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single" w:sz="4" w:space="0" w:color="auto"/>
              <w:left w:val="nil"/>
              <w:bottom w:val="single" w:sz="8" w:space="0" w:color="auto"/>
              <w:right w:val="single" w:sz="8" w:space="0" w:color="auto"/>
            </w:tcBorders>
            <w:shd w:val="clear" w:color="auto" w:fill="auto"/>
            <w:noWrap/>
            <w:vAlign w:val="center"/>
            <w:hideMark/>
          </w:tcPr>
          <w:p w14:paraId="49F64D9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90A8C5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 CPB32h</w:t>
            </w:r>
            <w:r w:rsidRPr="00207259">
              <w:rPr>
                <w:rFonts w:ascii="Calibri" w:hAnsi="Calibri"/>
                <w:color w:val="000000"/>
                <w:sz w:val="22"/>
                <w:szCs w:val="22"/>
              </w:rPr>
              <w:t>.</w:t>
            </w:r>
            <w:r w:rsidRPr="00207259">
              <w:rPr>
                <w:color w:val="000000"/>
              </w:rPr>
              <w:t xml:space="preserve"> Tensão de alimentação </w:t>
            </w:r>
            <w:r w:rsidRPr="00207259">
              <w:rPr>
                <w:rFonts w:ascii="Calibri" w:hAnsi="Calibri"/>
                <w:color w:val="000000"/>
                <w:sz w:val="22"/>
                <w:szCs w:val="22"/>
              </w:rPr>
              <w:t>default 24 VDC e interface de comunicação RS485. Ref.: Crescer Ind. Automação.</w:t>
            </w:r>
          </w:p>
        </w:tc>
      </w:tr>
      <w:tr w:rsidR="00207259" w:rsidRPr="00207259" w14:paraId="16B0D1C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EAD7F43" w14:textId="507F09F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60F81C0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29575D8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17AB037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Placas padrão CI</w:t>
            </w:r>
            <w:r w:rsidRPr="00207259">
              <w:rPr>
                <w:rFonts w:ascii="Calibri" w:hAnsi="Calibri"/>
                <w:color w:val="000000"/>
                <w:sz w:val="22"/>
                <w:szCs w:val="22"/>
              </w:rPr>
              <w:t xml:space="preserve"> (ilha desligada) 7x9 cm.</w:t>
            </w:r>
          </w:p>
        </w:tc>
      </w:tr>
      <w:tr w:rsidR="00207259" w:rsidRPr="00207259" w14:paraId="0105512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86BDE0A" w14:textId="2C1A1EC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7D31E1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7DB6099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4B9A7EF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Plug macho DB-9</w:t>
            </w:r>
            <w:r w:rsidRPr="00207259">
              <w:rPr>
                <w:rFonts w:ascii="Calibri" w:hAnsi="Calibri"/>
                <w:color w:val="000000"/>
                <w:sz w:val="22"/>
                <w:szCs w:val="22"/>
              </w:rPr>
              <w:t>.</w:t>
            </w:r>
            <w:r w:rsidRPr="00207259">
              <w:rPr>
                <w:rFonts w:ascii="Calibri" w:hAnsi="Calibri"/>
                <w:b/>
                <w:bCs/>
                <w:color w:val="000000"/>
                <w:sz w:val="22"/>
                <w:szCs w:val="22"/>
              </w:rPr>
              <w:t xml:space="preserve"> </w:t>
            </w:r>
            <w:r w:rsidRPr="00207259">
              <w:rPr>
                <w:rFonts w:ascii="Calibri" w:hAnsi="Calibri"/>
                <w:color w:val="000000"/>
                <w:sz w:val="22"/>
                <w:szCs w:val="22"/>
              </w:rPr>
              <w:t>com capa;</w:t>
            </w:r>
          </w:p>
        </w:tc>
      </w:tr>
      <w:tr w:rsidR="00207259" w:rsidRPr="00207259" w14:paraId="039D675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406F7F8" w14:textId="74321DA1" w:rsidR="00207259" w:rsidRPr="00207259" w:rsidRDefault="00207259" w:rsidP="00207259">
            <w:pPr>
              <w:jc w:val="center"/>
              <w:rPr>
                <w:rFonts w:ascii="Calibri" w:hAnsi="Calibri"/>
                <w:color w:val="000000"/>
                <w:sz w:val="22"/>
                <w:szCs w:val="22"/>
              </w:rPr>
            </w:pPr>
            <w:r>
              <w:rPr>
                <w:rFonts w:ascii="Calibri" w:hAnsi="Calibri"/>
                <w:color w:val="000000"/>
                <w:sz w:val="22"/>
                <w:szCs w:val="22"/>
              </w:rPr>
              <w:t>30</w:t>
            </w:r>
          </w:p>
        </w:tc>
        <w:tc>
          <w:tcPr>
            <w:tcW w:w="850" w:type="dxa"/>
            <w:tcBorders>
              <w:top w:val="nil"/>
              <w:left w:val="nil"/>
              <w:bottom w:val="single" w:sz="8" w:space="0" w:color="auto"/>
              <w:right w:val="single" w:sz="8" w:space="0" w:color="auto"/>
            </w:tcBorders>
            <w:shd w:val="clear" w:color="auto" w:fill="auto"/>
            <w:noWrap/>
            <w:vAlign w:val="center"/>
            <w:hideMark/>
          </w:tcPr>
          <w:p w14:paraId="5A63C4C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4080E9D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98F936"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Protoboard </w:t>
            </w:r>
            <w:r w:rsidRPr="00207259">
              <w:rPr>
                <w:rFonts w:ascii="Calibri" w:hAnsi="Calibri"/>
                <w:color w:val="000000"/>
                <w:sz w:val="22"/>
                <w:szCs w:val="22"/>
              </w:rPr>
              <w:t>com 400 pontos de contato para montagem de circuitos eletrônicos experimentais;</w:t>
            </w:r>
          </w:p>
        </w:tc>
      </w:tr>
      <w:tr w:rsidR="00207259" w:rsidRPr="00207259" w14:paraId="0AA2DE4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892E6A0" w14:textId="593110F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46A6566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10</w:t>
            </w:r>
          </w:p>
        </w:tc>
        <w:tc>
          <w:tcPr>
            <w:tcW w:w="992" w:type="dxa"/>
            <w:tcBorders>
              <w:top w:val="nil"/>
              <w:left w:val="nil"/>
              <w:bottom w:val="single" w:sz="8" w:space="0" w:color="auto"/>
              <w:right w:val="single" w:sz="8" w:space="0" w:color="auto"/>
            </w:tcBorders>
            <w:shd w:val="clear" w:color="auto" w:fill="auto"/>
            <w:noWrap/>
            <w:vAlign w:val="center"/>
            <w:hideMark/>
          </w:tcPr>
          <w:p w14:paraId="764E665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38B81FA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120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57B9CEE1"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535FB66" w14:textId="76A1F6E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22FA34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73CF01C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678440E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4,7K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62824276" w14:textId="77777777" w:rsidTr="00207259">
        <w:trPr>
          <w:gridAfter w:val="1"/>
          <w:wAfter w:w="9" w:type="dxa"/>
          <w:trHeight w:val="12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E427119" w14:textId="5AA6582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25F97A0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6ECAAC3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03CAB3D" w14:textId="05A9B71F"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nível por pressão de água</w:t>
            </w:r>
            <w:r w:rsidRPr="00207259">
              <w:rPr>
                <w:rFonts w:ascii="Calibri" w:hAnsi="Calibri"/>
                <w:color w:val="000000"/>
                <w:sz w:val="22"/>
                <w:szCs w:val="22"/>
              </w:rPr>
              <w:t xml:space="preserve">. Com range 8m, 10m de cabo, saída de dados RS-485, tensão de alimentação 24 VDC. Ref.: QDY30A XUYANGQIDIAN. </w:t>
            </w:r>
          </w:p>
        </w:tc>
      </w:tr>
      <w:tr w:rsidR="00207259" w:rsidRPr="00207259" w14:paraId="41785298"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A3C9A16" w14:textId="704089C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41F0031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2FB2DBE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BA9F06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temperatura DS18B20 à prova de água</w:t>
            </w:r>
            <w:r w:rsidRPr="00207259">
              <w:rPr>
                <w:rFonts w:ascii="Calibri" w:hAnsi="Calibri"/>
                <w:color w:val="000000"/>
                <w:sz w:val="22"/>
                <w:szCs w:val="22"/>
              </w:rPr>
              <w:t>. Com mínimo de 2m de cabo e tensão de alimentação 3-5VDC.</w:t>
            </w:r>
          </w:p>
        </w:tc>
      </w:tr>
      <w:tr w:rsidR="00207259" w:rsidRPr="00207259" w14:paraId="384EAAC1" w14:textId="77777777" w:rsidTr="00207259">
        <w:trPr>
          <w:gridAfter w:val="1"/>
          <w:wAfter w:w="9" w:type="dxa"/>
          <w:trHeight w:val="24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0056D75" w14:textId="48F1905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B44EBF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0E1DEB2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D3116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corrente não invasivo</w:t>
            </w:r>
            <w:r w:rsidRPr="00207259">
              <w:rPr>
                <w:rFonts w:ascii="Calibri" w:hAnsi="Calibri"/>
                <w:color w:val="000000"/>
                <w:sz w:val="22"/>
                <w:szCs w:val="22"/>
              </w:rPr>
              <w:t xml:space="preserve"> </w:t>
            </w:r>
            <w:r w:rsidRPr="00207259">
              <w:rPr>
                <w:rFonts w:ascii="Calibri" w:hAnsi="Calibri"/>
                <w:b/>
                <w:bCs/>
                <w:color w:val="000000"/>
                <w:sz w:val="22"/>
                <w:szCs w:val="22"/>
              </w:rPr>
              <w:t xml:space="preserve">SCT-013-015. </w:t>
            </w:r>
            <w:r w:rsidRPr="00207259">
              <w:rPr>
                <w:rFonts w:ascii="Calibri" w:hAnsi="Calibri"/>
                <w:color w:val="000000"/>
                <w:sz w:val="22"/>
                <w:szCs w:val="22"/>
              </w:rPr>
              <w:t xml:space="preserve">Corrente de entrada: 0 a 15 A RMS (valor eficaz); Corrente máxima suportada: até 40 A; Sinal de saída: 1 V RMS proporcional à corrente medida; Precisão: ±1%; Material do núcleo: </w:t>
            </w:r>
            <w:proofErr w:type="spellStart"/>
            <w:r w:rsidRPr="00207259">
              <w:rPr>
                <w:rFonts w:ascii="Calibri" w:hAnsi="Calibri"/>
                <w:color w:val="000000"/>
                <w:sz w:val="22"/>
                <w:szCs w:val="22"/>
              </w:rPr>
              <w:t>Ferrite</w:t>
            </w:r>
            <w:proofErr w:type="spellEnd"/>
            <w:r w:rsidRPr="00207259">
              <w:rPr>
                <w:rFonts w:ascii="Calibri" w:hAnsi="Calibri"/>
                <w:color w:val="000000"/>
                <w:sz w:val="22"/>
                <w:szCs w:val="22"/>
              </w:rPr>
              <w:t>; Temperatura de operação: -25 °C a +70 °C; Plugue de saída: Jack de 3,5 mm; Dimensões da abertura: 13 mm x 13 mm; Comprimento do cabo: aproximadamente 1 metro; Isolamento dielétrico: 6000 V AC por 1 minuto; Classificação de inflamabilidade: UL94-V0</w:t>
            </w:r>
          </w:p>
        </w:tc>
      </w:tr>
      <w:tr w:rsidR="00207259" w:rsidRPr="00207259" w14:paraId="5FB31236" w14:textId="77777777" w:rsidTr="00207259">
        <w:trPr>
          <w:gridAfter w:val="1"/>
          <w:wAfter w:w="9" w:type="dxa"/>
          <w:trHeight w:val="21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CF972E6" w14:textId="3346174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48B9B1A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16E1342E"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589B7A6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Controlador Lógico Programável. </w:t>
            </w:r>
            <w:r w:rsidRPr="00207259">
              <w:rPr>
                <w:rFonts w:ascii="Calibri" w:hAnsi="Calibri"/>
                <w:color w:val="000000"/>
                <w:sz w:val="22"/>
                <w:szCs w:val="22"/>
              </w:rPr>
              <w:t xml:space="preserve">Com tensão de alimentação de 24Vcc; Com 8 Entradas digitais; </w:t>
            </w:r>
            <w:proofErr w:type="gramStart"/>
            <w:r w:rsidRPr="00207259">
              <w:rPr>
                <w:rFonts w:ascii="Calibri" w:hAnsi="Calibri"/>
                <w:color w:val="000000"/>
                <w:sz w:val="22"/>
                <w:szCs w:val="22"/>
              </w:rPr>
              <w:t>Com</w:t>
            </w:r>
            <w:proofErr w:type="gramEnd"/>
            <w:r w:rsidRPr="00207259">
              <w:rPr>
                <w:rFonts w:ascii="Calibri" w:hAnsi="Calibri"/>
                <w:color w:val="000000"/>
                <w:sz w:val="22"/>
                <w:szCs w:val="22"/>
              </w:rPr>
              <w:t xml:space="preserve"> 4 entradas analógicas (de 0 a 10Vcc); Com porta RS485 </w:t>
            </w:r>
            <w:proofErr w:type="spellStart"/>
            <w:r w:rsidRPr="00207259">
              <w:rPr>
                <w:rFonts w:ascii="Calibri" w:hAnsi="Calibri"/>
                <w:color w:val="000000"/>
                <w:sz w:val="22"/>
                <w:szCs w:val="22"/>
              </w:rPr>
              <w:t>Modbus</w:t>
            </w:r>
            <w:proofErr w:type="spellEnd"/>
            <w:r w:rsidRPr="00207259">
              <w:rPr>
                <w:rFonts w:ascii="Calibri" w:hAnsi="Calibri"/>
                <w:color w:val="000000"/>
                <w:sz w:val="22"/>
                <w:szCs w:val="22"/>
              </w:rPr>
              <w:t xml:space="preserve">; Com 8 Saídas digitais de Relé de 8A; Com display LCD com 4 linhas x 16 caracteres; Para programação em </w:t>
            </w:r>
            <w:proofErr w:type="spellStart"/>
            <w:r w:rsidRPr="00207259">
              <w:rPr>
                <w:rFonts w:ascii="Calibri" w:hAnsi="Calibri"/>
                <w:color w:val="000000"/>
                <w:sz w:val="22"/>
                <w:szCs w:val="22"/>
              </w:rPr>
              <w:t>ladder</w:t>
            </w:r>
            <w:proofErr w:type="spellEnd"/>
            <w:r w:rsidRPr="00207259">
              <w:rPr>
                <w:rFonts w:ascii="Calibri" w:hAnsi="Calibri"/>
                <w:color w:val="000000"/>
                <w:sz w:val="22"/>
                <w:szCs w:val="22"/>
              </w:rPr>
              <w:t xml:space="preserve"> ou diagrama de blocos da função (FDB); Com Cabo de Programação USB.   Referência: Marca WEG, Modelo CLIC CLW-02/20VR-D 3RD</w:t>
            </w:r>
          </w:p>
        </w:tc>
      </w:tr>
    </w:tbl>
    <w:p w14:paraId="5ED60740" w14:textId="7C8C697C" w:rsidR="00207259" w:rsidRDefault="00207259" w:rsidP="00207259">
      <w:pPr>
        <w:autoSpaceDE w:val="0"/>
        <w:autoSpaceDN w:val="0"/>
        <w:adjustRightInd w:val="0"/>
        <w:spacing w:line="360" w:lineRule="auto"/>
        <w:jc w:val="both"/>
        <w:rPr>
          <w:rFonts w:ascii="Tahoma" w:hAnsi="Tahoma" w:cs="Tahoma"/>
          <w:sz w:val="22"/>
          <w:szCs w:val="22"/>
        </w:rPr>
      </w:pPr>
    </w:p>
    <w:p w14:paraId="31B7B95A" w14:textId="704E7C8C" w:rsidR="00207259" w:rsidRDefault="00207259" w:rsidP="00207259">
      <w:pPr>
        <w:autoSpaceDE w:val="0"/>
        <w:autoSpaceDN w:val="0"/>
        <w:adjustRightInd w:val="0"/>
        <w:spacing w:line="360" w:lineRule="auto"/>
        <w:jc w:val="both"/>
        <w:rPr>
          <w:rFonts w:ascii="Tahoma" w:hAnsi="Tahoma" w:cs="Tahoma"/>
          <w:sz w:val="22"/>
          <w:szCs w:val="22"/>
        </w:rPr>
      </w:pPr>
    </w:p>
    <w:p w14:paraId="0E0CF24F" w14:textId="21B88676" w:rsidR="00207259" w:rsidRDefault="00207259" w:rsidP="00207259">
      <w:pPr>
        <w:autoSpaceDE w:val="0"/>
        <w:autoSpaceDN w:val="0"/>
        <w:adjustRightInd w:val="0"/>
        <w:spacing w:line="360" w:lineRule="auto"/>
        <w:jc w:val="both"/>
        <w:rPr>
          <w:rFonts w:ascii="Tahoma" w:hAnsi="Tahoma" w:cs="Tahoma"/>
          <w:sz w:val="22"/>
          <w:szCs w:val="22"/>
        </w:rPr>
      </w:pPr>
    </w:p>
    <w:p w14:paraId="3F0B1477" w14:textId="271CEA88" w:rsidR="00207259" w:rsidRDefault="00207259" w:rsidP="00207259">
      <w:pPr>
        <w:autoSpaceDE w:val="0"/>
        <w:autoSpaceDN w:val="0"/>
        <w:adjustRightInd w:val="0"/>
        <w:spacing w:line="360" w:lineRule="auto"/>
        <w:jc w:val="both"/>
        <w:rPr>
          <w:rFonts w:ascii="Tahoma" w:hAnsi="Tahoma" w:cs="Tahoma"/>
          <w:sz w:val="22"/>
          <w:szCs w:val="22"/>
        </w:rPr>
      </w:pPr>
    </w:p>
    <w:p w14:paraId="1B5E19F5" w14:textId="77777777" w:rsidR="00207259" w:rsidRDefault="00207259" w:rsidP="00207259">
      <w:pPr>
        <w:autoSpaceDE w:val="0"/>
        <w:autoSpaceDN w:val="0"/>
        <w:adjustRightInd w:val="0"/>
        <w:spacing w:line="360" w:lineRule="auto"/>
        <w:jc w:val="both"/>
        <w:rPr>
          <w:rFonts w:ascii="Tahoma" w:hAnsi="Tahoma" w:cs="Tahoma"/>
          <w:sz w:val="22"/>
          <w:szCs w:val="22"/>
        </w:rPr>
      </w:pPr>
    </w:p>
    <w:p w14:paraId="353A1FF8" w14:textId="7CCDAC22" w:rsidR="00C77080" w:rsidRDefault="00207259" w:rsidP="00207259">
      <w:pPr>
        <w:autoSpaceDE w:val="0"/>
        <w:autoSpaceDN w:val="0"/>
        <w:adjustRightInd w:val="0"/>
        <w:spacing w:line="360" w:lineRule="auto"/>
        <w:jc w:val="both"/>
        <w:rPr>
          <w:rFonts w:ascii="Tahoma" w:hAnsi="Tahoma" w:cs="Tahoma"/>
          <w:b/>
          <w:sz w:val="22"/>
          <w:szCs w:val="22"/>
        </w:rPr>
      </w:pPr>
      <w:r w:rsidRPr="00207259">
        <w:rPr>
          <w:rFonts w:ascii="Tahoma" w:hAnsi="Tahoma" w:cs="Tahoma"/>
          <w:b/>
          <w:sz w:val="22"/>
          <w:szCs w:val="22"/>
        </w:rPr>
        <w:lastRenderedPageBreak/>
        <w:t>Referência:</w:t>
      </w:r>
    </w:p>
    <w:p w14:paraId="795196CC" w14:textId="77777777" w:rsidR="00B81086" w:rsidRDefault="00B81086" w:rsidP="00207259">
      <w:pPr>
        <w:autoSpaceDE w:val="0"/>
        <w:autoSpaceDN w:val="0"/>
        <w:adjustRightInd w:val="0"/>
        <w:spacing w:line="360" w:lineRule="auto"/>
        <w:jc w:val="both"/>
        <w:rPr>
          <w:rFonts w:ascii="Tahoma" w:hAnsi="Tahoma" w:cs="Tahoma"/>
          <w:b/>
          <w:sz w:val="22"/>
          <w:szCs w:val="22"/>
        </w:rPr>
      </w:pPr>
    </w:p>
    <w:tbl>
      <w:tblPr>
        <w:tblStyle w:val="Tabelacomgrade"/>
        <w:tblW w:w="9504" w:type="dxa"/>
        <w:tblInd w:w="-289" w:type="dxa"/>
        <w:tblLook w:val="04A0" w:firstRow="1" w:lastRow="0" w:firstColumn="1" w:lastColumn="0" w:noHBand="0" w:noVBand="1"/>
      </w:tblPr>
      <w:tblGrid>
        <w:gridCol w:w="2406"/>
        <w:gridCol w:w="2406"/>
        <w:gridCol w:w="2106"/>
        <w:gridCol w:w="2586"/>
      </w:tblGrid>
      <w:tr w:rsidR="00B81086" w14:paraId="272AC42C" w14:textId="77777777" w:rsidTr="00B81086">
        <w:tc>
          <w:tcPr>
            <w:tcW w:w="9504" w:type="dxa"/>
            <w:gridSpan w:val="4"/>
          </w:tcPr>
          <w:p w14:paraId="525274AC" w14:textId="707CBF8E" w:rsidR="00B81086" w:rsidRPr="00207259" w:rsidRDefault="00B81086" w:rsidP="00207259">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Lote 1</w:t>
            </w:r>
          </w:p>
        </w:tc>
      </w:tr>
      <w:tr w:rsidR="00B81086" w14:paraId="70D9ADA2" w14:textId="77777777" w:rsidTr="00B81086">
        <w:tc>
          <w:tcPr>
            <w:tcW w:w="2268" w:type="dxa"/>
          </w:tcPr>
          <w:p w14:paraId="2EB49D95" w14:textId="4C8F2A27"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268" w:type="dxa"/>
          </w:tcPr>
          <w:p w14:paraId="620E2F8C" w14:textId="2B50E758"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268" w:type="dxa"/>
          </w:tcPr>
          <w:p w14:paraId="55430691" w14:textId="59C7F841"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268" w:type="dxa"/>
          </w:tcPr>
          <w:p w14:paraId="075FDA6C" w14:textId="678BB4EC"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B81086" w14:paraId="47EEF919" w14:textId="77777777" w:rsidTr="00B81086">
        <w:trPr>
          <w:trHeight w:val="2069"/>
        </w:trPr>
        <w:tc>
          <w:tcPr>
            <w:tcW w:w="2268" w:type="dxa"/>
          </w:tcPr>
          <w:p w14:paraId="69E718DC" w14:textId="503DFB74"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3600" behindDoc="0" locked="0" layoutInCell="1" allowOverlap="1" wp14:anchorId="74E466DB" wp14:editId="37E6A24C">
                  <wp:simplePos x="0" y="0"/>
                  <wp:positionH relativeFrom="column">
                    <wp:posOffset>635</wp:posOffset>
                  </wp:positionH>
                  <wp:positionV relativeFrom="paragraph">
                    <wp:posOffset>132080</wp:posOffset>
                  </wp:positionV>
                  <wp:extent cx="1383030" cy="1207770"/>
                  <wp:effectExtent l="0" t="0" r="762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61B1AE2D" w14:textId="501DA2AF"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5648" behindDoc="0" locked="0" layoutInCell="1" allowOverlap="1" wp14:anchorId="1BF70325" wp14:editId="0843E5F9">
                  <wp:simplePos x="0" y="0"/>
                  <wp:positionH relativeFrom="column">
                    <wp:posOffset>16537</wp:posOffset>
                  </wp:positionH>
                  <wp:positionV relativeFrom="paragraph">
                    <wp:posOffset>123273</wp:posOffset>
                  </wp:positionV>
                  <wp:extent cx="1383030" cy="1207770"/>
                  <wp:effectExtent l="0" t="0" r="762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7873D0A8" w14:textId="76300F40"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6672" behindDoc="0" locked="0" layoutInCell="1" allowOverlap="1" wp14:anchorId="2CC60FB3" wp14:editId="2BC26802">
                  <wp:simplePos x="0" y="0"/>
                  <wp:positionH relativeFrom="column">
                    <wp:posOffset>-745</wp:posOffset>
                  </wp:positionH>
                  <wp:positionV relativeFrom="paragraph">
                    <wp:posOffset>100330</wp:posOffset>
                  </wp:positionV>
                  <wp:extent cx="1192530" cy="1302385"/>
                  <wp:effectExtent l="0" t="0" r="762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2530" cy="130238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0E18B4D8" w14:textId="12D9795A"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7696" behindDoc="0" locked="0" layoutInCell="1" allowOverlap="1" wp14:anchorId="3C112DF0" wp14:editId="7E3DEEB1">
                  <wp:simplePos x="0" y="0"/>
                  <wp:positionH relativeFrom="column">
                    <wp:posOffset>-18443</wp:posOffset>
                  </wp:positionH>
                  <wp:positionV relativeFrom="paragraph">
                    <wp:posOffset>159026</wp:posOffset>
                  </wp:positionV>
                  <wp:extent cx="1504972" cy="1216549"/>
                  <wp:effectExtent l="0" t="0" r="0" b="317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4972" cy="1216549"/>
                          </a:xfrm>
                          <a:prstGeom prst="rect">
                            <a:avLst/>
                          </a:prstGeom>
                        </pic:spPr>
                      </pic:pic>
                    </a:graphicData>
                  </a:graphic>
                </wp:anchor>
              </w:drawing>
            </w:r>
          </w:p>
        </w:tc>
      </w:tr>
    </w:tbl>
    <w:p w14:paraId="485BF1DF" w14:textId="77777777" w:rsidR="00207259" w:rsidRPr="00207259" w:rsidRDefault="00207259" w:rsidP="00207259">
      <w:pPr>
        <w:autoSpaceDE w:val="0"/>
        <w:autoSpaceDN w:val="0"/>
        <w:adjustRightInd w:val="0"/>
        <w:spacing w:line="360" w:lineRule="auto"/>
        <w:jc w:val="both"/>
        <w:rPr>
          <w:rFonts w:ascii="Tahoma" w:hAnsi="Tahoma" w:cs="Tahoma"/>
          <w:b/>
          <w:sz w:val="22"/>
          <w:szCs w:val="22"/>
        </w:rPr>
      </w:pPr>
    </w:p>
    <w:tbl>
      <w:tblPr>
        <w:tblStyle w:val="Tabelacomgrade"/>
        <w:tblW w:w="9498" w:type="dxa"/>
        <w:tblInd w:w="-289" w:type="dxa"/>
        <w:tblLayout w:type="fixed"/>
        <w:tblLook w:val="04A0" w:firstRow="1" w:lastRow="0" w:firstColumn="1" w:lastColumn="0" w:noHBand="0" w:noVBand="1"/>
      </w:tblPr>
      <w:tblGrid>
        <w:gridCol w:w="2394"/>
        <w:gridCol w:w="2426"/>
        <w:gridCol w:w="2127"/>
        <w:gridCol w:w="2551"/>
      </w:tblGrid>
      <w:tr w:rsidR="00B81086" w14:paraId="272B5575" w14:textId="77777777" w:rsidTr="00097461">
        <w:tc>
          <w:tcPr>
            <w:tcW w:w="9498" w:type="dxa"/>
            <w:gridSpan w:val="4"/>
          </w:tcPr>
          <w:p w14:paraId="45DF6B7C" w14:textId="36D4A562" w:rsidR="00B81086" w:rsidRDefault="00B81086" w:rsidP="00B81086">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 xml:space="preserve">Lote </w:t>
            </w:r>
            <w:r>
              <w:rPr>
                <w:rFonts w:ascii="Tahoma" w:hAnsi="Tahoma" w:cs="Tahoma"/>
                <w:b/>
                <w:sz w:val="22"/>
                <w:szCs w:val="22"/>
              </w:rPr>
              <w:t>2</w:t>
            </w:r>
          </w:p>
        </w:tc>
      </w:tr>
      <w:tr w:rsidR="00097461" w14:paraId="783AD087" w14:textId="77777777" w:rsidTr="00097461">
        <w:tc>
          <w:tcPr>
            <w:tcW w:w="2394" w:type="dxa"/>
          </w:tcPr>
          <w:p w14:paraId="114829B6" w14:textId="20860A09"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426" w:type="dxa"/>
          </w:tcPr>
          <w:p w14:paraId="1874E304" w14:textId="513BB60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127" w:type="dxa"/>
          </w:tcPr>
          <w:p w14:paraId="5735D742" w14:textId="7AC27A8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551" w:type="dxa"/>
          </w:tcPr>
          <w:p w14:paraId="478FF1C4" w14:textId="11E2E33C"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097461" w14:paraId="65664C32" w14:textId="77777777" w:rsidTr="00097461">
        <w:tc>
          <w:tcPr>
            <w:tcW w:w="2394" w:type="dxa"/>
          </w:tcPr>
          <w:p w14:paraId="65964EC4" w14:textId="6CEB0A5C" w:rsidR="00B81086"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8720" behindDoc="0" locked="0" layoutInCell="1" allowOverlap="1" wp14:anchorId="0FF9579F" wp14:editId="73860ABA">
                  <wp:simplePos x="0" y="0"/>
                  <wp:positionH relativeFrom="column">
                    <wp:posOffset>90887</wp:posOffset>
                  </wp:positionH>
                  <wp:positionV relativeFrom="paragraph">
                    <wp:posOffset>119270</wp:posOffset>
                  </wp:positionV>
                  <wp:extent cx="1080000" cy="1184348"/>
                  <wp:effectExtent l="0" t="0" r="635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0000" cy="1184348"/>
                          </a:xfrm>
                          <a:prstGeom prst="rect">
                            <a:avLst/>
                          </a:prstGeom>
                        </pic:spPr>
                      </pic:pic>
                    </a:graphicData>
                  </a:graphic>
                </wp:anchor>
              </w:drawing>
            </w:r>
          </w:p>
        </w:tc>
        <w:tc>
          <w:tcPr>
            <w:tcW w:w="2426" w:type="dxa"/>
          </w:tcPr>
          <w:p w14:paraId="525893FD" w14:textId="79D76D3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79744" behindDoc="0" locked="0" layoutInCell="1" allowOverlap="1" wp14:anchorId="5884E05E" wp14:editId="090606BC">
                  <wp:simplePos x="0" y="0"/>
                  <wp:positionH relativeFrom="column">
                    <wp:posOffset>3175</wp:posOffset>
                  </wp:positionH>
                  <wp:positionV relativeFrom="paragraph">
                    <wp:posOffset>182880</wp:posOffset>
                  </wp:positionV>
                  <wp:extent cx="1335322" cy="1136084"/>
                  <wp:effectExtent l="0" t="0" r="0" b="6985"/>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35322" cy="1136084"/>
                          </a:xfrm>
                          <a:prstGeom prst="rect">
                            <a:avLst/>
                          </a:prstGeom>
                        </pic:spPr>
                      </pic:pic>
                    </a:graphicData>
                  </a:graphic>
                  <wp14:sizeRelH relativeFrom="page">
                    <wp14:pctWidth>0</wp14:pctWidth>
                  </wp14:sizeRelH>
                  <wp14:sizeRelV relativeFrom="page">
                    <wp14:pctHeight>0</wp14:pctHeight>
                  </wp14:sizeRelV>
                </wp:anchor>
              </w:drawing>
            </w:r>
          </w:p>
        </w:tc>
        <w:tc>
          <w:tcPr>
            <w:tcW w:w="2127" w:type="dxa"/>
          </w:tcPr>
          <w:p w14:paraId="2B322222" w14:textId="20B9CD9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80768" behindDoc="0" locked="0" layoutInCell="1" allowOverlap="1" wp14:anchorId="1310026E" wp14:editId="2F05CA05">
                  <wp:simplePos x="0" y="0"/>
                  <wp:positionH relativeFrom="column">
                    <wp:posOffset>16510</wp:posOffset>
                  </wp:positionH>
                  <wp:positionV relativeFrom="paragraph">
                    <wp:posOffset>227965</wp:posOffset>
                  </wp:positionV>
                  <wp:extent cx="1214120" cy="1080770"/>
                  <wp:effectExtent l="0" t="0" r="5080" b="508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14120" cy="1080770"/>
                          </a:xfrm>
                          <a:prstGeom prst="rect">
                            <a:avLst/>
                          </a:prstGeom>
                        </pic:spPr>
                      </pic:pic>
                    </a:graphicData>
                  </a:graphic>
                  <wp14:sizeRelH relativeFrom="margin">
                    <wp14:pctWidth>0</wp14:pctWidth>
                  </wp14:sizeRelH>
                  <wp14:sizeRelV relativeFrom="margin">
                    <wp14:pctHeight>0</wp14:pctHeight>
                  </wp14:sizeRelV>
                </wp:anchor>
              </w:drawing>
            </w:r>
          </w:p>
        </w:tc>
        <w:tc>
          <w:tcPr>
            <w:tcW w:w="2551" w:type="dxa"/>
          </w:tcPr>
          <w:p w14:paraId="3D54484B" w14:textId="4C330406"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81792" behindDoc="0" locked="0" layoutInCell="1" allowOverlap="1" wp14:anchorId="5C2E28C7" wp14:editId="04A9E5B5">
                  <wp:simplePos x="0" y="0"/>
                  <wp:positionH relativeFrom="column">
                    <wp:posOffset>-65046</wp:posOffset>
                  </wp:positionH>
                  <wp:positionV relativeFrom="paragraph">
                    <wp:posOffset>140999</wp:posOffset>
                  </wp:positionV>
                  <wp:extent cx="1367624" cy="1166600"/>
                  <wp:effectExtent l="0" t="0" r="4445"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4394" cy="1172375"/>
                          </a:xfrm>
                          <a:prstGeom prst="rect">
                            <a:avLst/>
                          </a:prstGeom>
                        </pic:spPr>
                      </pic:pic>
                    </a:graphicData>
                  </a:graphic>
                  <wp14:sizeRelH relativeFrom="margin">
                    <wp14:pctWidth>0</wp14:pctWidth>
                  </wp14:sizeRelH>
                  <wp14:sizeRelV relativeFrom="margin">
                    <wp14:pctHeight>0</wp14:pctHeight>
                  </wp14:sizeRelV>
                </wp:anchor>
              </w:drawing>
            </w:r>
          </w:p>
        </w:tc>
      </w:tr>
      <w:tr w:rsidR="00F53EF9" w14:paraId="596F8329" w14:textId="77777777" w:rsidTr="008644AF">
        <w:tc>
          <w:tcPr>
            <w:tcW w:w="9498" w:type="dxa"/>
            <w:gridSpan w:val="4"/>
          </w:tcPr>
          <w:p w14:paraId="5E14A7A0" w14:textId="0AF13947" w:rsidR="00F53EF9" w:rsidRPr="00097461" w:rsidRDefault="00F53EF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5, 6, 7, 8, 9, 10</w:t>
            </w:r>
          </w:p>
        </w:tc>
      </w:tr>
      <w:tr w:rsidR="00F53EF9" w14:paraId="187C5650" w14:textId="77777777" w:rsidTr="00F53EF9">
        <w:trPr>
          <w:trHeight w:val="2434"/>
        </w:trPr>
        <w:tc>
          <w:tcPr>
            <w:tcW w:w="9498" w:type="dxa"/>
            <w:gridSpan w:val="4"/>
          </w:tcPr>
          <w:p w14:paraId="7E081E38" w14:textId="3F752DB7" w:rsidR="00F53EF9" w:rsidRPr="00097461" w:rsidRDefault="00F53EF9" w:rsidP="00B81086">
            <w:pPr>
              <w:autoSpaceDE w:val="0"/>
              <w:autoSpaceDN w:val="0"/>
              <w:adjustRightInd w:val="0"/>
              <w:spacing w:line="360" w:lineRule="auto"/>
              <w:jc w:val="center"/>
              <w:rPr>
                <w:rFonts w:ascii="Tahoma" w:hAnsi="Tahoma" w:cs="Tahoma"/>
                <w:sz w:val="22"/>
                <w:szCs w:val="22"/>
              </w:rPr>
            </w:pPr>
            <w:r w:rsidRPr="00F53EF9">
              <w:rPr>
                <w:rFonts w:ascii="Tahoma" w:hAnsi="Tahoma" w:cs="Tahoma"/>
                <w:noProof/>
                <w:sz w:val="22"/>
                <w:szCs w:val="22"/>
              </w:rPr>
              <w:drawing>
                <wp:anchor distT="0" distB="0" distL="114300" distR="114300" simplePos="0" relativeHeight="251682816" behindDoc="0" locked="0" layoutInCell="1" allowOverlap="1" wp14:anchorId="0D678C84" wp14:editId="3C8BD3B1">
                  <wp:simplePos x="0" y="0"/>
                  <wp:positionH relativeFrom="column">
                    <wp:posOffset>2132192</wp:posOffset>
                  </wp:positionH>
                  <wp:positionV relativeFrom="paragraph">
                    <wp:posOffset>64245</wp:posOffset>
                  </wp:positionV>
                  <wp:extent cx="1629410" cy="1376045"/>
                  <wp:effectExtent l="0" t="0" r="8890" b="0"/>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29410" cy="1376045"/>
                          </a:xfrm>
                          <a:prstGeom prst="rect">
                            <a:avLst/>
                          </a:prstGeom>
                        </pic:spPr>
                      </pic:pic>
                    </a:graphicData>
                  </a:graphic>
                  <wp14:sizeRelH relativeFrom="margin">
                    <wp14:pctWidth>0</wp14:pctWidth>
                  </wp14:sizeRelH>
                  <wp14:sizeRelV relativeFrom="margin">
                    <wp14:pctHeight>0</wp14:pctHeight>
                  </wp14:sizeRelV>
                </wp:anchor>
              </w:drawing>
            </w:r>
          </w:p>
        </w:tc>
      </w:tr>
    </w:tbl>
    <w:p w14:paraId="12E7130C" w14:textId="5C1CD4F0" w:rsidR="008F451E" w:rsidRDefault="008F451E" w:rsidP="00E475E5">
      <w:pPr>
        <w:autoSpaceDE w:val="0"/>
        <w:autoSpaceDN w:val="0"/>
        <w:adjustRightInd w:val="0"/>
        <w:spacing w:line="360" w:lineRule="auto"/>
        <w:ind w:firstLine="708"/>
        <w:jc w:val="both"/>
        <w:rPr>
          <w:rFonts w:ascii="Tahoma" w:hAnsi="Tahoma" w:cs="Tahoma"/>
          <w:sz w:val="22"/>
          <w:szCs w:val="22"/>
        </w:rPr>
      </w:pPr>
    </w:p>
    <w:p w14:paraId="5921EE93" w14:textId="05CA731E" w:rsidR="00B81086" w:rsidRDefault="00B81086"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209" w:type="dxa"/>
        <w:tblLook w:val="04A0" w:firstRow="1" w:lastRow="0" w:firstColumn="1" w:lastColumn="0" w:noHBand="0" w:noVBand="1"/>
      </w:tblPr>
      <w:tblGrid>
        <w:gridCol w:w="2256"/>
        <w:gridCol w:w="2479"/>
        <w:gridCol w:w="2466"/>
        <w:gridCol w:w="2136"/>
      </w:tblGrid>
      <w:tr w:rsidR="002F4036" w14:paraId="09E352EF" w14:textId="77777777" w:rsidTr="00A9485F">
        <w:tc>
          <w:tcPr>
            <w:tcW w:w="2117" w:type="dxa"/>
          </w:tcPr>
          <w:p w14:paraId="2B6E9184" w14:textId="2444F58B"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11</w:t>
            </w:r>
          </w:p>
        </w:tc>
        <w:tc>
          <w:tcPr>
            <w:tcW w:w="2479" w:type="dxa"/>
          </w:tcPr>
          <w:p w14:paraId="4BD12D4C" w14:textId="5C9CE05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12</w:t>
            </w:r>
          </w:p>
        </w:tc>
        <w:tc>
          <w:tcPr>
            <w:tcW w:w="2437" w:type="dxa"/>
          </w:tcPr>
          <w:p w14:paraId="32C3AD3A" w14:textId="07B45868"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13</w:t>
            </w:r>
          </w:p>
        </w:tc>
        <w:tc>
          <w:tcPr>
            <w:tcW w:w="2176" w:type="dxa"/>
          </w:tcPr>
          <w:p w14:paraId="17D96423" w14:textId="01F504F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14</w:t>
            </w:r>
          </w:p>
        </w:tc>
      </w:tr>
      <w:tr w:rsidR="002F4036" w14:paraId="14CFA44D" w14:textId="77777777" w:rsidTr="00A9485F">
        <w:tc>
          <w:tcPr>
            <w:tcW w:w="2117" w:type="dxa"/>
          </w:tcPr>
          <w:p w14:paraId="70F1417C" w14:textId="43EB287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3840" behindDoc="0" locked="0" layoutInCell="1" allowOverlap="1" wp14:anchorId="2F7B68DE" wp14:editId="09BFF706">
                  <wp:simplePos x="0" y="0"/>
                  <wp:positionH relativeFrom="column">
                    <wp:posOffset>939</wp:posOffset>
                  </wp:positionH>
                  <wp:positionV relativeFrom="paragraph">
                    <wp:posOffset>174929</wp:posOffset>
                  </wp:positionV>
                  <wp:extent cx="1192197" cy="1232453"/>
                  <wp:effectExtent l="0" t="0" r="8255" b="635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92197" cy="1232453"/>
                          </a:xfrm>
                          <a:prstGeom prst="rect">
                            <a:avLst/>
                          </a:prstGeom>
                        </pic:spPr>
                      </pic:pic>
                    </a:graphicData>
                  </a:graphic>
                </wp:anchor>
              </w:drawing>
            </w:r>
          </w:p>
        </w:tc>
        <w:tc>
          <w:tcPr>
            <w:tcW w:w="2479" w:type="dxa"/>
          </w:tcPr>
          <w:p w14:paraId="726A27C2" w14:textId="148AFE9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4864" behindDoc="0" locked="0" layoutInCell="1" allowOverlap="1" wp14:anchorId="3354E801" wp14:editId="689DF490">
                  <wp:simplePos x="0" y="0"/>
                  <wp:positionH relativeFrom="column">
                    <wp:posOffset>-10160</wp:posOffset>
                  </wp:positionH>
                  <wp:positionV relativeFrom="paragraph">
                    <wp:posOffset>157480</wp:posOffset>
                  </wp:positionV>
                  <wp:extent cx="1437005" cy="1089025"/>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7005" cy="1089025"/>
                          </a:xfrm>
                          <a:prstGeom prst="rect">
                            <a:avLst/>
                          </a:prstGeom>
                        </pic:spPr>
                      </pic:pic>
                    </a:graphicData>
                  </a:graphic>
                  <wp14:sizeRelH relativeFrom="margin">
                    <wp14:pctWidth>0</wp14:pctWidth>
                  </wp14:sizeRelH>
                  <wp14:sizeRelV relativeFrom="margin">
                    <wp14:pctHeight>0</wp14:pctHeight>
                  </wp14:sizeRelV>
                </wp:anchor>
              </w:drawing>
            </w:r>
          </w:p>
        </w:tc>
        <w:tc>
          <w:tcPr>
            <w:tcW w:w="2437" w:type="dxa"/>
          </w:tcPr>
          <w:p w14:paraId="6D84251A" w14:textId="4F97F08A"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5888" behindDoc="0" locked="0" layoutInCell="1" allowOverlap="1" wp14:anchorId="12F3BF65" wp14:editId="6805B1CD">
                  <wp:simplePos x="0" y="0"/>
                  <wp:positionH relativeFrom="column">
                    <wp:posOffset>16510</wp:posOffset>
                  </wp:positionH>
                  <wp:positionV relativeFrom="paragraph">
                    <wp:posOffset>198755</wp:posOffset>
                  </wp:positionV>
                  <wp:extent cx="1371600" cy="1192530"/>
                  <wp:effectExtent l="0" t="0" r="0" b="762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71600" cy="1192530"/>
                          </a:xfrm>
                          <a:prstGeom prst="rect">
                            <a:avLst/>
                          </a:prstGeom>
                        </pic:spPr>
                      </pic:pic>
                    </a:graphicData>
                  </a:graphic>
                </wp:anchor>
              </w:drawing>
            </w:r>
          </w:p>
        </w:tc>
        <w:tc>
          <w:tcPr>
            <w:tcW w:w="2176" w:type="dxa"/>
          </w:tcPr>
          <w:p w14:paraId="01903861" w14:textId="54E099BE"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6912" behindDoc="0" locked="0" layoutInCell="1" allowOverlap="1" wp14:anchorId="4776F50D" wp14:editId="61773AC7">
                  <wp:simplePos x="0" y="0"/>
                  <wp:positionH relativeFrom="column">
                    <wp:posOffset>11264</wp:posOffset>
                  </wp:positionH>
                  <wp:positionV relativeFrom="paragraph">
                    <wp:posOffset>230588</wp:posOffset>
                  </wp:positionV>
                  <wp:extent cx="1200647" cy="1117066"/>
                  <wp:effectExtent l="0" t="0" r="0" b="6985"/>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0647" cy="1117066"/>
                          </a:xfrm>
                          <a:prstGeom prst="rect">
                            <a:avLst/>
                          </a:prstGeom>
                        </pic:spPr>
                      </pic:pic>
                    </a:graphicData>
                  </a:graphic>
                </wp:anchor>
              </w:drawing>
            </w:r>
          </w:p>
        </w:tc>
      </w:tr>
      <w:tr w:rsidR="002F4036" w14:paraId="50E318EC" w14:textId="77777777" w:rsidTr="00A9485F">
        <w:tc>
          <w:tcPr>
            <w:tcW w:w="2117" w:type="dxa"/>
          </w:tcPr>
          <w:p w14:paraId="7CDEE740" w14:textId="2351FB76"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15</w:t>
            </w:r>
          </w:p>
        </w:tc>
        <w:tc>
          <w:tcPr>
            <w:tcW w:w="2479" w:type="dxa"/>
          </w:tcPr>
          <w:p w14:paraId="0E5A8052" w14:textId="0395528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16</w:t>
            </w:r>
          </w:p>
        </w:tc>
        <w:tc>
          <w:tcPr>
            <w:tcW w:w="2437" w:type="dxa"/>
          </w:tcPr>
          <w:p w14:paraId="40F9819C" w14:textId="78AA809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17</w:t>
            </w:r>
          </w:p>
        </w:tc>
        <w:tc>
          <w:tcPr>
            <w:tcW w:w="2176" w:type="dxa"/>
          </w:tcPr>
          <w:p w14:paraId="3EEE23E0" w14:textId="7036AAF7"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18</w:t>
            </w:r>
          </w:p>
        </w:tc>
      </w:tr>
      <w:tr w:rsidR="002F4036" w14:paraId="339C9D86" w14:textId="77777777" w:rsidTr="00A9485F">
        <w:tc>
          <w:tcPr>
            <w:tcW w:w="2117" w:type="dxa"/>
          </w:tcPr>
          <w:p w14:paraId="333FF9B1" w14:textId="742E243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7936" behindDoc="0" locked="0" layoutInCell="1" allowOverlap="1" wp14:anchorId="292F83E8" wp14:editId="2DBFC503">
                  <wp:simplePos x="0" y="0"/>
                  <wp:positionH relativeFrom="column">
                    <wp:posOffset>88265</wp:posOffset>
                  </wp:positionH>
                  <wp:positionV relativeFrom="paragraph">
                    <wp:posOffset>165735</wp:posOffset>
                  </wp:positionV>
                  <wp:extent cx="1120775" cy="1548765"/>
                  <wp:effectExtent l="0" t="0" r="3175"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20775" cy="1548765"/>
                          </a:xfrm>
                          <a:prstGeom prst="rect">
                            <a:avLst/>
                          </a:prstGeom>
                        </pic:spPr>
                      </pic:pic>
                    </a:graphicData>
                  </a:graphic>
                  <wp14:sizeRelH relativeFrom="margin">
                    <wp14:pctWidth>0</wp14:pctWidth>
                  </wp14:sizeRelH>
                  <wp14:sizeRelV relativeFrom="margin">
                    <wp14:pctHeight>0</wp14:pctHeight>
                  </wp14:sizeRelV>
                </wp:anchor>
              </w:drawing>
            </w:r>
          </w:p>
        </w:tc>
        <w:tc>
          <w:tcPr>
            <w:tcW w:w="2479" w:type="dxa"/>
          </w:tcPr>
          <w:p w14:paraId="385ABA9E" w14:textId="1ED79D7B"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8960" behindDoc="0" locked="0" layoutInCell="1" allowOverlap="1" wp14:anchorId="50C13C2B" wp14:editId="33D179A7">
                  <wp:simplePos x="0" y="0"/>
                  <wp:positionH relativeFrom="column">
                    <wp:posOffset>167308</wp:posOffset>
                  </wp:positionH>
                  <wp:positionV relativeFrom="paragraph">
                    <wp:posOffset>79513</wp:posOffset>
                  </wp:positionV>
                  <wp:extent cx="1080000" cy="1738842"/>
                  <wp:effectExtent l="0" t="0" r="635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80000" cy="1738842"/>
                          </a:xfrm>
                          <a:prstGeom prst="rect">
                            <a:avLst/>
                          </a:prstGeom>
                        </pic:spPr>
                      </pic:pic>
                    </a:graphicData>
                  </a:graphic>
                </wp:anchor>
              </w:drawing>
            </w:r>
          </w:p>
        </w:tc>
        <w:tc>
          <w:tcPr>
            <w:tcW w:w="2437" w:type="dxa"/>
          </w:tcPr>
          <w:p w14:paraId="0BB60589" w14:textId="199F986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89984" behindDoc="0" locked="0" layoutInCell="1" allowOverlap="1" wp14:anchorId="1AA6B5C9" wp14:editId="7FC7FBF9">
                  <wp:simplePos x="0" y="0"/>
                  <wp:positionH relativeFrom="column">
                    <wp:posOffset>3175</wp:posOffset>
                  </wp:positionH>
                  <wp:positionV relativeFrom="paragraph">
                    <wp:posOffset>405516</wp:posOffset>
                  </wp:positionV>
                  <wp:extent cx="1427934" cy="1192696"/>
                  <wp:effectExtent l="0" t="0" r="1270" b="762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27934" cy="1192696"/>
                          </a:xfrm>
                          <a:prstGeom prst="rect">
                            <a:avLst/>
                          </a:prstGeom>
                        </pic:spPr>
                      </pic:pic>
                    </a:graphicData>
                  </a:graphic>
                </wp:anchor>
              </w:drawing>
            </w:r>
          </w:p>
        </w:tc>
        <w:tc>
          <w:tcPr>
            <w:tcW w:w="2176" w:type="dxa"/>
          </w:tcPr>
          <w:p w14:paraId="60FF0CD8" w14:textId="5650D00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91008" behindDoc="0" locked="0" layoutInCell="1" allowOverlap="1" wp14:anchorId="7549DF0E" wp14:editId="2A502BDB">
                  <wp:simplePos x="0" y="0"/>
                  <wp:positionH relativeFrom="column">
                    <wp:posOffset>19050</wp:posOffset>
                  </wp:positionH>
                  <wp:positionV relativeFrom="paragraph">
                    <wp:posOffset>413468</wp:posOffset>
                  </wp:positionV>
                  <wp:extent cx="1184744" cy="1219335"/>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4744" cy="1219335"/>
                          </a:xfrm>
                          <a:prstGeom prst="rect">
                            <a:avLst/>
                          </a:prstGeom>
                        </pic:spPr>
                      </pic:pic>
                    </a:graphicData>
                  </a:graphic>
                </wp:anchor>
              </w:drawing>
            </w:r>
          </w:p>
        </w:tc>
      </w:tr>
      <w:tr w:rsidR="002F4036" w14:paraId="3D0DD742" w14:textId="77777777" w:rsidTr="00A9485F">
        <w:tc>
          <w:tcPr>
            <w:tcW w:w="2117" w:type="dxa"/>
          </w:tcPr>
          <w:p w14:paraId="5FA12615" w14:textId="4A72F4D1"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19</w:t>
            </w:r>
          </w:p>
        </w:tc>
        <w:tc>
          <w:tcPr>
            <w:tcW w:w="2479" w:type="dxa"/>
          </w:tcPr>
          <w:p w14:paraId="443ED08A" w14:textId="674260C5"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20</w:t>
            </w:r>
          </w:p>
        </w:tc>
        <w:tc>
          <w:tcPr>
            <w:tcW w:w="2437" w:type="dxa"/>
          </w:tcPr>
          <w:p w14:paraId="38D320F7" w14:textId="79F3EF4B"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21</w:t>
            </w:r>
          </w:p>
        </w:tc>
        <w:tc>
          <w:tcPr>
            <w:tcW w:w="2176" w:type="dxa"/>
          </w:tcPr>
          <w:p w14:paraId="16A46D9D" w14:textId="31AC834A"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22</w:t>
            </w:r>
          </w:p>
        </w:tc>
      </w:tr>
      <w:tr w:rsidR="002F4036" w14:paraId="19C73696" w14:textId="77777777" w:rsidTr="00A9485F">
        <w:tc>
          <w:tcPr>
            <w:tcW w:w="2117" w:type="dxa"/>
          </w:tcPr>
          <w:p w14:paraId="1BF7E364" w14:textId="29C0239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inline distT="0" distB="0" distL="0" distR="0" wp14:anchorId="4B221A17" wp14:editId="5EAE9C70">
                  <wp:extent cx="1286567" cy="1017766"/>
                  <wp:effectExtent l="0" t="0" r="889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04071" cy="1031613"/>
                          </a:xfrm>
                          <a:prstGeom prst="rect">
                            <a:avLst/>
                          </a:prstGeom>
                        </pic:spPr>
                      </pic:pic>
                    </a:graphicData>
                  </a:graphic>
                </wp:inline>
              </w:drawing>
            </w:r>
          </w:p>
        </w:tc>
        <w:tc>
          <w:tcPr>
            <w:tcW w:w="2479" w:type="dxa"/>
          </w:tcPr>
          <w:p w14:paraId="0FDB35F1" w14:textId="4360677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92032" behindDoc="0" locked="0" layoutInCell="1" allowOverlap="1" wp14:anchorId="646E2814" wp14:editId="15E4597F">
                  <wp:simplePos x="0" y="0"/>
                  <wp:positionH relativeFrom="column">
                    <wp:posOffset>174625</wp:posOffset>
                  </wp:positionH>
                  <wp:positionV relativeFrom="paragraph">
                    <wp:posOffset>79513</wp:posOffset>
                  </wp:positionV>
                  <wp:extent cx="1080000" cy="1220964"/>
                  <wp:effectExtent l="0" t="0" r="6350" b="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80000" cy="1220964"/>
                          </a:xfrm>
                          <a:prstGeom prst="rect">
                            <a:avLst/>
                          </a:prstGeom>
                        </pic:spPr>
                      </pic:pic>
                    </a:graphicData>
                  </a:graphic>
                </wp:anchor>
              </w:drawing>
            </w:r>
          </w:p>
        </w:tc>
        <w:tc>
          <w:tcPr>
            <w:tcW w:w="2437" w:type="dxa"/>
          </w:tcPr>
          <w:p w14:paraId="67B12462" w14:textId="2A07B29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3056" behindDoc="0" locked="0" layoutInCell="1" allowOverlap="1" wp14:anchorId="045B3BB4" wp14:editId="4155D07E">
                  <wp:simplePos x="0" y="0"/>
                  <wp:positionH relativeFrom="column">
                    <wp:posOffset>174625</wp:posOffset>
                  </wp:positionH>
                  <wp:positionV relativeFrom="paragraph">
                    <wp:posOffset>182880</wp:posOffset>
                  </wp:positionV>
                  <wp:extent cx="1080000" cy="1203822"/>
                  <wp:effectExtent l="0" t="0" r="6350"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80000" cy="1203822"/>
                          </a:xfrm>
                          <a:prstGeom prst="rect">
                            <a:avLst/>
                          </a:prstGeom>
                        </pic:spPr>
                      </pic:pic>
                    </a:graphicData>
                  </a:graphic>
                </wp:anchor>
              </w:drawing>
            </w:r>
          </w:p>
        </w:tc>
        <w:tc>
          <w:tcPr>
            <w:tcW w:w="2176" w:type="dxa"/>
          </w:tcPr>
          <w:p w14:paraId="11CDA888" w14:textId="0DE178C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4080" behindDoc="0" locked="0" layoutInCell="1" allowOverlap="1" wp14:anchorId="1DE3524C" wp14:editId="671E361A">
                  <wp:simplePos x="0" y="0"/>
                  <wp:positionH relativeFrom="column">
                    <wp:posOffset>-23853</wp:posOffset>
                  </wp:positionH>
                  <wp:positionV relativeFrom="paragraph">
                    <wp:posOffset>246491</wp:posOffset>
                  </wp:positionV>
                  <wp:extent cx="1211331" cy="993913"/>
                  <wp:effectExtent l="0" t="0" r="8255"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1331" cy="993913"/>
                          </a:xfrm>
                          <a:prstGeom prst="rect">
                            <a:avLst/>
                          </a:prstGeom>
                        </pic:spPr>
                      </pic:pic>
                    </a:graphicData>
                  </a:graphic>
                </wp:anchor>
              </w:drawing>
            </w:r>
          </w:p>
        </w:tc>
      </w:tr>
    </w:tbl>
    <w:p w14:paraId="42AF0716" w14:textId="4FAFB1E1"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2247EB3E" w14:textId="3C186F95"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107D7A9A" w14:textId="38D526C2"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643CBEE2" w14:textId="0973DF36"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3D46DECD" w14:textId="77777777"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42A0AB60"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640" w:type="dxa"/>
        <w:tblInd w:w="-289" w:type="dxa"/>
        <w:tblLook w:val="04A0" w:firstRow="1" w:lastRow="0" w:firstColumn="1" w:lastColumn="0" w:noHBand="0" w:noVBand="1"/>
      </w:tblPr>
      <w:tblGrid>
        <w:gridCol w:w="2300"/>
        <w:gridCol w:w="2766"/>
        <w:gridCol w:w="2682"/>
        <w:gridCol w:w="1994"/>
      </w:tblGrid>
      <w:tr w:rsidR="00663AFA" w14:paraId="5DC33D17" w14:textId="77777777" w:rsidTr="00663AFA">
        <w:tc>
          <w:tcPr>
            <w:tcW w:w="2300" w:type="dxa"/>
          </w:tcPr>
          <w:p w14:paraId="4410F380" w14:textId="69460A2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23</w:t>
            </w:r>
          </w:p>
        </w:tc>
        <w:tc>
          <w:tcPr>
            <w:tcW w:w="2766" w:type="dxa"/>
          </w:tcPr>
          <w:p w14:paraId="595A424D" w14:textId="5CFDE6F5"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24</w:t>
            </w:r>
          </w:p>
        </w:tc>
        <w:tc>
          <w:tcPr>
            <w:tcW w:w="2444" w:type="dxa"/>
          </w:tcPr>
          <w:p w14:paraId="76AE64C7" w14:textId="4F7C3C78"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25</w:t>
            </w:r>
          </w:p>
        </w:tc>
        <w:tc>
          <w:tcPr>
            <w:tcW w:w="2130" w:type="dxa"/>
          </w:tcPr>
          <w:p w14:paraId="1B5D1A36" w14:textId="1919230D"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26</w:t>
            </w:r>
          </w:p>
        </w:tc>
      </w:tr>
      <w:tr w:rsidR="00663AFA" w14:paraId="2A49243A" w14:textId="77777777" w:rsidTr="00663AFA">
        <w:tc>
          <w:tcPr>
            <w:tcW w:w="2300" w:type="dxa"/>
          </w:tcPr>
          <w:p w14:paraId="260B9364" w14:textId="5A6C7189" w:rsidR="00490C28" w:rsidRDefault="00490C28" w:rsidP="008644A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5104" behindDoc="0" locked="0" layoutInCell="1" allowOverlap="1" wp14:anchorId="0D4C6E76" wp14:editId="40866985">
                  <wp:simplePos x="0" y="0"/>
                  <wp:positionH relativeFrom="column">
                    <wp:posOffset>0</wp:posOffset>
                  </wp:positionH>
                  <wp:positionV relativeFrom="paragraph">
                    <wp:posOffset>123693</wp:posOffset>
                  </wp:positionV>
                  <wp:extent cx="1323670" cy="1105232"/>
                  <wp:effectExtent l="0" t="0" r="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23670" cy="1105232"/>
                          </a:xfrm>
                          <a:prstGeom prst="rect">
                            <a:avLst/>
                          </a:prstGeom>
                        </pic:spPr>
                      </pic:pic>
                    </a:graphicData>
                  </a:graphic>
                </wp:anchor>
              </w:drawing>
            </w:r>
          </w:p>
        </w:tc>
        <w:tc>
          <w:tcPr>
            <w:tcW w:w="2766" w:type="dxa"/>
          </w:tcPr>
          <w:p w14:paraId="25223CB8" w14:textId="5A5DE9B7" w:rsidR="00490C28" w:rsidRDefault="00D77E05" w:rsidP="008644AF">
            <w:pPr>
              <w:autoSpaceDE w:val="0"/>
              <w:autoSpaceDN w:val="0"/>
              <w:adjustRightInd w:val="0"/>
              <w:spacing w:line="360" w:lineRule="auto"/>
              <w:jc w:val="center"/>
              <w:rPr>
                <w:rFonts w:ascii="Tahoma" w:hAnsi="Tahoma" w:cs="Tahoma"/>
                <w:sz w:val="22"/>
                <w:szCs w:val="22"/>
              </w:rPr>
            </w:pPr>
            <w:r w:rsidRPr="00D77E05">
              <w:rPr>
                <w:rFonts w:ascii="Tahoma" w:hAnsi="Tahoma" w:cs="Tahoma"/>
                <w:noProof/>
                <w:sz w:val="22"/>
                <w:szCs w:val="22"/>
              </w:rPr>
              <w:drawing>
                <wp:anchor distT="0" distB="0" distL="114300" distR="114300" simplePos="0" relativeHeight="251696128" behindDoc="0" locked="0" layoutInCell="1" allowOverlap="1" wp14:anchorId="5FDBFCB4" wp14:editId="280D6E00">
                  <wp:simplePos x="0" y="0"/>
                  <wp:positionH relativeFrom="column">
                    <wp:posOffset>60159</wp:posOffset>
                  </wp:positionH>
                  <wp:positionV relativeFrom="paragraph">
                    <wp:posOffset>127221</wp:posOffset>
                  </wp:positionV>
                  <wp:extent cx="1342933" cy="1232121"/>
                  <wp:effectExtent l="0" t="0" r="0" b="6350"/>
                  <wp:wrapSquare wrapText="bothSides"/>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2933" cy="1232121"/>
                          </a:xfrm>
                          <a:prstGeom prst="rect">
                            <a:avLst/>
                          </a:prstGeom>
                        </pic:spPr>
                      </pic:pic>
                    </a:graphicData>
                  </a:graphic>
                  <wp14:sizeRelH relativeFrom="margin">
                    <wp14:pctWidth>0</wp14:pctWidth>
                  </wp14:sizeRelH>
                  <wp14:sizeRelV relativeFrom="margin">
                    <wp14:pctHeight>0</wp14:pctHeight>
                  </wp14:sizeRelV>
                </wp:anchor>
              </w:drawing>
            </w:r>
          </w:p>
        </w:tc>
        <w:tc>
          <w:tcPr>
            <w:tcW w:w="2444" w:type="dxa"/>
          </w:tcPr>
          <w:p w14:paraId="2D802D12" w14:textId="0395A3A7" w:rsidR="00490C28" w:rsidRDefault="00D77E05" w:rsidP="008644AF">
            <w:pPr>
              <w:autoSpaceDE w:val="0"/>
              <w:autoSpaceDN w:val="0"/>
              <w:adjustRightInd w:val="0"/>
              <w:spacing w:line="360" w:lineRule="auto"/>
              <w:jc w:val="center"/>
              <w:rPr>
                <w:rFonts w:ascii="Tahoma" w:hAnsi="Tahoma" w:cs="Tahoma"/>
                <w:sz w:val="22"/>
                <w:szCs w:val="22"/>
              </w:rPr>
            </w:pPr>
            <w:r w:rsidRPr="00D77E05">
              <w:rPr>
                <w:rFonts w:ascii="Tahoma" w:hAnsi="Tahoma" w:cs="Tahoma"/>
                <w:noProof/>
                <w:sz w:val="22"/>
                <w:szCs w:val="22"/>
              </w:rPr>
              <w:drawing>
                <wp:anchor distT="0" distB="0" distL="114300" distR="114300" simplePos="0" relativeHeight="251697152" behindDoc="0" locked="0" layoutInCell="1" allowOverlap="1" wp14:anchorId="1EB3F7F7" wp14:editId="499352AB">
                  <wp:simplePos x="0" y="0"/>
                  <wp:positionH relativeFrom="column">
                    <wp:posOffset>75124</wp:posOffset>
                  </wp:positionH>
                  <wp:positionV relativeFrom="paragraph">
                    <wp:posOffset>206733</wp:posOffset>
                  </wp:positionV>
                  <wp:extent cx="1305560" cy="1176655"/>
                  <wp:effectExtent l="0" t="0" r="8890" b="4445"/>
                  <wp:wrapSquare wrapText="bothSides"/>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05560" cy="1176655"/>
                          </a:xfrm>
                          <a:prstGeom prst="rect">
                            <a:avLst/>
                          </a:prstGeom>
                        </pic:spPr>
                      </pic:pic>
                    </a:graphicData>
                  </a:graphic>
                  <wp14:sizeRelH relativeFrom="margin">
                    <wp14:pctWidth>0</wp14:pctWidth>
                  </wp14:sizeRelH>
                  <wp14:sizeRelV relativeFrom="margin">
                    <wp14:pctHeight>0</wp14:pctHeight>
                  </wp14:sizeRelV>
                </wp:anchor>
              </w:drawing>
            </w:r>
          </w:p>
        </w:tc>
        <w:tc>
          <w:tcPr>
            <w:tcW w:w="2130" w:type="dxa"/>
          </w:tcPr>
          <w:p w14:paraId="294DD74B" w14:textId="0DE555AB"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698176" behindDoc="0" locked="0" layoutInCell="1" allowOverlap="1" wp14:anchorId="32142E74" wp14:editId="4FE742A3">
                  <wp:simplePos x="0" y="0"/>
                  <wp:positionH relativeFrom="column">
                    <wp:posOffset>53975</wp:posOffset>
                  </wp:positionH>
                  <wp:positionV relativeFrom="paragraph">
                    <wp:posOffset>238540</wp:posOffset>
                  </wp:positionV>
                  <wp:extent cx="1079500" cy="1163955"/>
                  <wp:effectExtent l="0" t="0" r="6350"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79500" cy="1163955"/>
                          </a:xfrm>
                          <a:prstGeom prst="rect">
                            <a:avLst/>
                          </a:prstGeom>
                        </pic:spPr>
                      </pic:pic>
                    </a:graphicData>
                  </a:graphic>
                </wp:anchor>
              </w:drawing>
            </w:r>
          </w:p>
        </w:tc>
      </w:tr>
      <w:tr w:rsidR="00663AFA" w14:paraId="12F521AF" w14:textId="77777777" w:rsidTr="00663AFA">
        <w:tc>
          <w:tcPr>
            <w:tcW w:w="2300" w:type="dxa"/>
          </w:tcPr>
          <w:p w14:paraId="52FF7F97" w14:textId="59A12483"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27</w:t>
            </w:r>
          </w:p>
        </w:tc>
        <w:tc>
          <w:tcPr>
            <w:tcW w:w="2766" w:type="dxa"/>
          </w:tcPr>
          <w:p w14:paraId="2ECE9860" w14:textId="447FDDED"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28</w:t>
            </w:r>
          </w:p>
        </w:tc>
        <w:tc>
          <w:tcPr>
            <w:tcW w:w="2444" w:type="dxa"/>
          </w:tcPr>
          <w:p w14:paraId="46B87085" w14:textId="43545899"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29</w:t>
            </w:r>
          </w:p>
        </w:tc>
        <w:tc>
          <w:tcPr>
            <w:tcW w:w="2130" w:type="dxa"/>
          </w:tcPr>
          <w:p w14:paraId="2CC16965" w14:textId="73715E05"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30</w:t>
            </w:r>
          </w:p>
        </w:tc>
      </w:tr>
      <w:tr w:rsidR="00663AFA" w14:paraId="522865B9" w14:textId="77777777" w:rsidTr="00663AFA">
        <w:tc>
          <w:tcPr>
            <w:tcW w:w="2300" w:type="dxa"/>
          </w:tcPr>
          <w:p w14:paraId="6119EFD1" w14:textId="2048A402"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699200" behindDoc="0" locked="0" layoutInCell="1" allowOverlap="1" wp14:anchorId="1DC8AEA8" wp14:editId="4D1F8AB1">
                  <wp:simplePos x="0" y="0"/>
                  <wp:positionH relativeFrom="column">
                    <wp:posOffset>29182</wp:posOffset>
                  </wp:positionH>
                  <wp:positionV relativeFrom="paragraph">
                    <wp:posOffset>166978</wp:posOffset>
                  </wp:positionV>
                  <wp:extent cx="1295241" cy="1256306"/>
                  <wp:effectExtent l="0" t="0" r="635" b="127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95241" cy="1256306"/>
                          </a:xfrm>
                          <a:prstGeom prst="rect">
                            <a:avLst/>
                          </a:prstGeom>
                        </pic:spPr>
                      </pic:pic>
                    </a:graphicData>
                  </a:graphic>
                </wp:anchor>
              </w:drawing>
            </w:r>
          </w:p>
        </w:tc>
        <w:tc>
          <w:tcPr>
            <w:tcW w:w="2766" w:type="dxa"/>
          </w:tcPr>
          <w:p w14:paraId="3B121C70" w14:textId="0AD82AAD"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700224" behindDoc="0" locked="0" layoutInCell="1" allowOverlap="1" wp14:anchorId="21E9D5BD" wp14:editId="781ABF5E">
                  <wp:simplePos x="0" y="0"/>
                  <wp:positionH relativeFrom="column">
                    <wp:posOffset>65515</wp:posOffset>
                  </wp:positionH>
                  <wp:positionV relativeFrom="paragraph">
                    <wp:posOffset>286357</wp:posOffset>
                  </wp:positionV>
                  <wp:extent cx="1614662" cy="1137036"/>
                  <wp:effectExtent l="0" t="0" r="5080" b="635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14662" cy="1137036"/>
                          </a:xfrm>
                          <a:prstGeom prst="rect">
                            <a:avLst/>
                          </a:prstGeom>
                        </pic:spPr>
                      </pic:pic>
                    </a:graphicData>
                  </a:graphic>
                </wp:anchor>
              </w:drawing>
            </w:r>
          </w:p>
        </w:tc>
        <w:tc>
          <w:tcPr>
            <w:tcW w:w="2444" w:type="dxa"/>
          </w:tcPr>
          <w:p w14:paraId="4EADF1B8" w14:textId="5B4FFC70" w:rsidR="00663AFA" w:rsidRDefault="00663AFA"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701248" behindDoc="0" locked="0" layoutInCell="1" allowOverlap="1" wp14:anchorId="28F696A2" wp14:editId="3067B8EA">
                  <wp:simplePos x="0" y="0"/>
                  <wp:positionH relativeFrom="column">
                    <wp:posOffset>-3810</wp:posOffset>
                  </wp:positionH>
                  <wp:positionV relativeFrom="paragraph">
                    <wp:posOffset>275452</wp:posOffset>
                  </wp:positionV>
                  <wp:extent cx="1414780" cy="1168400"/>
                  <wp:effectExtent l="0" t="0" r="0" b="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r="13589"/>
                          <a:stretch/>
                        </pic:blipFill>
                        <pic:spPr bwMode="auto">
                          <a:xfrm>
                            <a:off x="0" y="0"/>
                            <a:ext cx="1414780" cy="116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0D9C3AA" w14:textId="512D8B90" w:rsidR="00490C28" w:rsidRDefault="00490C28" w:rsidP="008644AF">
            <w:pPr>
              <w:autoSpaceDE w:val="0"/>
              <w:autoSpaceDN w:val="0"/>
              <w:adjustRightInd w:val="0"/>
              <w:spacing w:line="360" w:lineRule="auto"/>
              <w:jc w:val="center"/>
              <w:rPr>
                <w:rFonts w:ascii="Tahoma" w:hAnsi="Tahoma" w:cs="Tahoma"/>
                <w:sz w:val="22"/>
                <w:szCs w:val="22"/>
              </w:rPr>
            </w:pPr>
          </w:p>
        </w:tc>
        <w:tc>
          <w:tcPr>
            <w:tcW w:w="2130" w:type="dxa"/>
          </w:tcPr>
          <w:p w14:paraId="7D341577" w14:textId="5290AACD" w:rsidR="00490C28" w:rsidRDefault="00663AFA" w:rsidP="008644AF">
            <w:pPr>
              <w:autoSpaceDE w:val="0"/>
              <w:autoSpaceDN w:val="0"/>
              <w:adjustRightInd w:val="0"/>
              <w:spacing w:line="360" w:lineRule="auto"/>
              <w:jc w:val="center"/>
              <w:rPr>
                <w:rFonts w:ascii="Tahoma" w:hAnsi="Tahoma" w:cs="Tahoma"/>
                <w:sz w:val="22"/>
                <w:szCs w:val="22"/>
              </w:rPr>
            </w:pPr>
            <w:r w:rsidRPr="00663AFA">
              <w:rPr>
                <w:rFonts w:ascii="Tahoma" w:hAnsi="Tahoma" w:cs="Tahoma"/>
                <w:noProof/>
                <w:sz w:val="22"/>
                <w:szCs w:val="22"/>
              </w:rPr>
              <w:drawing>
                <wp:anchor distT="0" distB="0" distL="114300" distR="114300" simplePos="0" relativeHeight="251702272" behindDoc="0" locked="0" layoutInCell="1" allowOverlap="1" wp14:anchorId="12F56147" wp14:editId="59C5A446">
                  <wp:simplePos x="0" y="0"/>
                  <wp:positionH relativeFrom="column">
                    <wp:posOffset>26394</wp:posOffset>
                  </wp:positionH>
                  <wp:positionV relativeFrom="paragraph">
                    <wp:posOffset>477078</wp:posOffset>
                  </wp:positionV>
                  <wp:extent cx="1080000" cy="1007163"/>
                  <wp:effectExtent l="0" t="0" r="6350" b="2540"/>
                  <wp:wrapSquare wrapText="bothSides"/>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80000" cy="1007163"/>
                          </a:xfrm>
                          <a:prstGeom prst="rect">
                            <a:avLst/>
                          </a:prstGeom>
                        </pic:spPr>
                      </pic:pic>
                    </a:graphicData>
                  </a:graphic>
                </wp:anchor>
              </w:drawing>
            </w:r>
          </w:p>
        </w:tc>
      </w:tr>
      <w:tr w:rsidR="00CD26CC" w14:paraId="1DB5A990" w14:textId="77777777" w:rsidTr="00663AFA">
        <w:tc>
          <w:tcPr>
            <w:tcW w:w="2300" w:type="dxa"/>
          </w:tcPr>
          <w:p w14:paraId="72D34ED5" w14:textId="6230763F"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31</w:t>
            </w:r>
          </w:p>
        </w:tc>
        <w:tc>
          <w:tcPr>
            <w:tcW w:w="2766" w:type="dxa"/>
          </w:tcPr>
          <w:p w14:paraId="2F843F69" w14:textId="10D11A3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32</w:t>
            </w:r>
          </w:p>
        </w:tc>
        <w:tc>
          <w:tcPr>
            <w:tcW w:w="2444" w:type="dxa"/>
          </w:tcPr>
          <w:p w14:paraId="7F8166B3" w14:textId="15D36CE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33</w:t>
            </w:r>
          </w:p>
        </w:tc>
        <w:tc>
          <w:tcPr>
            <w:tcW w:w="2130" w:type="dxa"/>
          </w:tcPr>
          <w:p w14:paraId="224DCCC7" w14:textId="7803E65C"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34</w:t>
            </w:r>
          </w:p>
        </w:tc>
      </w:tr>
      <w:tr w:rsidR="00663AFA" w14:paraId="23C092A8" w14:textId="77777777" w:rsidTr="00663AFA">
        <w:tc>
          <w:tcPr>
            <w:tcW w:w="2300" w:type="dxa"/>
          </w:tcPr>
          <w:p w14:paraId="5D36C6C9" w14:textId="5820606D"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3296" behindDoc="0" locked="0" layoutInCell="1" allowOverlap="1" wp14:anchorId="6D201FD8" wp14:editId="657A82EA">
                  <wp:simplePos x="0" y="0"/>
                  <wp:positionH relativeFrom="column">
                    <wp:posOffset>136553</wp:posOffset>
                  </wp:positionH>
                  <wp:positionV relativeFrom="paragraph">
                    <wp:posOffset>159661</wp:posOffset>
                  </wp:positionV>
                  <wp:extent cx="1080000" cy="1085588"/>
                  <wp:effectExtent l="0" t="0" r="6350" b="635"/>
                  <wp:wrapSquare wrapText="bothSides"/>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80000" cy="1085588"/>
                          </a:xfrm>
                          <a:prstGeom prst="rect">
                            <a:avLst/>
                          </a:prstGeom>
                        </pic:spPr>
                      </pic:pic>
                    </a:graphicData>
                  </a:graphic>
                </wp:anchor>
              </w:drawing>
            </w:r>
          </w:p>
        </w:tc>
        <w:tc>
          <w:tcPr>
            <w:tcW w:w="2766" w:type="dxa"/>
          </w:tcPr>
          <w:p w14:paraId="1975062E" w14:textId="53552723"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4320" behindDoc="0" locked="0" layoutInCell="1" allowOverlap="1" wp14:anchorId="04CB565D" wp14:editId="2BE50C16">
                  <wp:simplePos x="0" y="0"/>
                  <wp:positionH relativeFrom="column">
                    <wp:posOffset>194973</wp:posOffset>
                  </wp:positionH>
                  <wp:positionV relativeFrom="paragraph">
                    <wp:posOffset>167612</wp:posOffset>
                  </wp:positionV>
                  <wp:extent cx="1303655" cy="1344295"/>
                  <wp:effectExtent l="0" t="0" r="0" b="8255"/>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03655" cy="1344295"/>
                          </a:xfrm>
                          <a:prstGeom prst="rect">
                            <a:avLst/>
                          </a:prstGeom>
                        </pic:spPr>
                      </pic:pic>
                    </a:graphicData>
                  </a:graphic>
                  <wp14:sizeRelH relativeFrom="margin">
                    <wp14:pctWidth>0</wp14:pctWidth>
                  </wp14:sizeRelH>
                  <wp14:sizeRelV relativeFrom="margin">
                    <wp14:pctHeight>0</wp14:pctHeight>
                  </wp14:sizeRelV>
                </wp:anchor>
              </w:drawing>
            </w:r>
          </w:p>
        </w:tc>
        <w:tc>
          <w:tcPr>
            <w:tcW w:w="2444" w:type="dxa"/>
          </w:tcPr>
          <w:p w14:paraId="397AE189" w14:textId="59BBCBD1"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5344" behindDoc="0" locked="0" layoutInCell="1" allowOverlap="1" wp14:anchorId="1486E6DF" wp14:editId="7AC21E6D">
                  <wp:simplePos x="0" y="0"/>
                  <wp:positionH relativeFrom="column">
                    <wp:posOffset>-3175</wp:posOffset>
                  </wp:positionH>
                  <wp:positionV relativeFrom="paragraph">
                    <wp:posOffset>159026</wp:posOffset>
                  </wp:positionV>
                  <wp:extent cx="1566407" cy="1396340"/>
                  <wp:effectExtent l="0" t="0" r="0" b="0"/>
                  <wp:wrapSquare wrapText="bothSides"/>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566407" cy="1396340"/>
                          </a:xfrm>
                          <a:prstGeom prst="rect">
                            <a:avLst/>
                          </a:prstGeom>
                        </pic:spPr>
                      </pic:pic>
                    </a:graphicData>
                  </a:graphic>
                  <wp14:sizeRelH relativeFrom="margin">
                    <wp14:pctWidth>0</wp14:pctWidth>
                  </wp14:sizeRelH>
                  <wp14:sizeRelV relativeFrom="margin">
                    <wp14:pctHeight>0</wp14:pctHeight>
                  </wp14:sizeRelV>
                </wp:anchor>
              </w:drawing>
            </w:r>
          </w:p>
        </w:tc>
        <w:tc>
          <w:tcPr>
            <w:tcW w:w="2130" w:type="dxa"/>
          </w:tcPr>
          <w:p w14:paraId="3A2B21E8" w14:textId="180A56FE"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6368" behindDoc="0" locked="0" layoutInCell="1" allowOverlap="1" wp14:anchorId="5FB81CCC" wp14:editId="05E0B9A0">
                  <wp:simplePos x="0" y="0"/>
                  <wp:positionH relativeFrom="column">
                    <wp:posOffset>11430</wp:posOffset>
                  </wp:positionH>
                  <wp:positionV relativeFrom="paragraph">
                    <wp:posOffset>318770</wp:posOffset>
                  </wp:positionV>
                  <wp:extent cx="1129030" cy="1146810"/>
                  <wp:effectExtent l="0" t="0" r="0" b="0"/>
                  <wp:wrapSquare wrapText="bothSides"/>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29030" cy="1146810"/>
                          </a:xfrm>
                          <a:prstGeom prst="rect">
                            <a:avLst/>
                          </a:prstGeom>
                        </pic:spPr>
                      </pic:pic>
                    </a:graphicData>
                  </a:graphic>
                  <wp14:sizeRelH relativeFrom="margin">
                    <wp14:pctWidth>0</wp14:pctWidth>
                  </wp14:sizeRelH>
                  <wp14:sizeRelV relativeFrom="margin">
                    <wp14:pctHeight>0</wp14:pctHeight>
                  </wp14:sizeRelV>
                </wp:anchor>
              </w:drawing>
            </w:r>
          </w:p>
        </w:tc>
      </w:tr>
    </w:tbl>
    <w:p w14:paraId="01129BE6"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35F64710" w14:textId="193DF33D"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78A922E7" w14:textId="0BACFD85"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068685B3" w14:textId="71C3E836"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03B044B3" w14:textId="1C483BDB"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1A2CF636" w14:textId="49EE2B31" w:rsidR="007E3F29" w:rsidRDefault="007E3F29"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0" w:type="auto"/>
        <w:tblLook w:val="04A0" w:firstRow="1" w:lastRow="0" w:firstColumn="1" w:lastColumn="0" w:noHBand="0" w:noVBand="1"/>
      </w:tblPr>
      <w:tblGrid>
        <w:gridCol w:w="4247"/>
        <w:gridCol w:w="4247"/>
      </w:tblGrid>
      <w:tr w:rsidR="00070D6C" w14:paraId="0BCCB2AF" w14:textId="77777777" w:rsidTr="00070D6C">
        <w:tc>
          <w:tcPr>
            <w:tcW w:w="4247" w:type="dxa"/>
          </w:tcPr>
          <w:p w14:paraId="3353CFCD" w14:textId="3DDB29E6" w:rsidR="00070D6C" w:rsidRDefault="00070D6C" w:rsidP="00070D6C">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35</w:t>
            </w:r>
          </w:p>
        </w:tc>
        <w:tc>
          <w:tcPr>
            <w:tcW w:w="4247" w:type="dxa"/>
          </w:tcPr>
          <w:p w14:paraId="3157AE76" w14:textId="731B5B5B" w:rsidR="00070D6C" w:rsidRDefault="00070D6C" w:rsidP="00070D6C">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36</w:t>
            </w:r>
          </w:p>
        </w:tc>
      </w:tr>
      <w:tr w:rsidR="00070D6C" w14:paraId="600114A1" w14:textId="77777777" w:rsidTr="00070D6C">
        <w:tc>
          <w:tcPr>
            <w:tcW w:w="4247" w:type="dxa"/>
          </w:tcPr>
          <w:p w14:paraId="46EF9C2F" w14:textId="381F647E" w:rsidR="00070D6C" w:rsidRDefault="00070D6C" w:rsidP="00070D6C">
            <w:pPr>
              <w:autoSpaceDE w:val="0"/>
              <w:autoSpaceDN w:val="0"/>
              <w:adjustRightInd w:val="0"/>
              <w:spacing w:line="360" w:lineRule="auto"/>
              <w:jc w:val="center"/>
              <w:rPr>
                <w:rFonts w:ascii="Tahoma" w:hAnsi="Tahoma" w:cs="Tahoma"/>
                <w:sz w:val="22"/>
                <w:szCs w:val="22"/>
              </w:rPr>
            </w:pPr>
            <w:r w:rsidRPr="00070D6C">
              <w:rPr>
                <w:rFonts w:ascii="Tahoma" w:hAnsi="Tahoma" w:cs="Tahoma"/>
                <w:noProof/>
                <w:sz w:val="22"/>
                <w:szCs w:val="22"/>
              </w:rPr>
              <w:drawing>
                <wp:anchor distT="0" distB="0" distL="114300" distR="114300" simplePos="0" relativeHeight="251707392" behindDoc="0" locked="0" layoutInCell="1" allowOverlap="1" wp14:anchorId="275EFEE8" wp14:editId="12043B19">
                  <wp:simplePos x="0" y="0"/>
                  <wp:positionH relativeFrom="column">
                    <wp:posOffset>350493</wp:posOffset>
                  </wp:positionH>
                  <wp:positionV relativeFrom="paragraph">
                    <wp:posOffset>39756</wp:posOffset>
                  </wp:positionV>
                  <wp:extent cx="1800000" cy="2397094"/>
                  <wp:effectExtent l="0" t="0" r="0" b="381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800000" cy="2397094"/>
                          </a:xfrm>
                          <a:prstGeom prst="rect">
                            <a:avLst/>
                          </a:prstGeom>
                        </pic:spPr>
                      </pic:pic>
                    </a:graphicData>
                  </a:graphic>
                </wp:anchor>
              </w:drawing>
            </w:r>
          </w:p>
        </w:tc>
        <w:tc>
          <w:tcPr>
            <w:tcW w:w="4247" w:type="dxa"/>
          </w:tcPr>
          <w:p w14:paraId="71478688" w14:textId="3838D236" w:rsidR="00070D6C" w:rsidRDefault="00070D6C" w:rsidP="00070D6C">
            <w:pPr>
              <w:autoSpaceDE w:val="0"/>
              <w:autoSpaceDN w:val="0"/>
              <w:adjustRightInd w:val="0"/>
              <w:spacing w:line="360" w:lineRule="auto"/>
              <w:jc w:val="center"/>
              <w:rPr>
                <w:rFonts w:ascii="Tahoma" w:hAnsi="Tahoma" w:cs="Tahoma"/>
                <w:sz w:val="22"/>
                <w:szCs w:val="22"/>
              </w:rPr>
            </w:pPr>
            <w:r w:rsidRPr="00070D6C">
              <w:rPr>
                <w:rFonts w:ascii="Tahoma" w:hAnsi="Tahoma" w:cs="Tahoma"/>
                <w:noProof/>
                <w:sz w:val="22"/>
                <w:szCs w:val="22"/>
              </w:rPr>
              <w:drawing>
                <wp:anchor distT="0" distB="0" distL="114300" distR="114300" simplePos="0" relativeHeight="251708416" behindDoc="0" locked="0" layoutInCell="1" allowOverlap="1" wp14:anchorId="119E74CA" wp14:editId="6E737377">
                  <wp:simplePos x="0" y="0"/>
                  <wp:positionH relativeFrom="column">
                    <wp:posOffset>39094</wp:posOffset>
                  </wp:positionH>
                  <wp:positionV relativeFrom="paragraph">
                    <wp:posOffset>1064426</wp:posOffset>
                  </wp:positionV>
                  <wp:extent cx="1420834" cy="1144988"/>
                  <wp:effectExtent l="0" t="0" r="8255" b="0"/>
                  <wp:wrapSquare wrapText="bothSides"/>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20834" cy="1144988"/>
                          </a:xfrm>
                          <a:prstGeom prst="rect">
                            <a:avLst/>
                          </a:prstGeom>
                        </pic:spPr>
                      </pic:pic>
                    </a:graphicData>
                  </a:graphic>
                </wp:anchor>
              </w:drawing>
            </w:r>
            <w:r w:rsidRPr="00070D6C">
              <w:rPr>
                <w:rFonts w:ascii="Tahoma" w:hAnsi="Tahoma" w:cs="Tahoma"/>
                <w:noProof/>
                <w:sz w:val="22"/>
                <w:szCs w:val="22"/>
              </w:rPr>
              <w:drawing>
                <wp:anchor distT="0" distB="0" distL="114300" distR="114300" simplePos="0" relativeHeight="251709440" behindDoc="0" locked="0" layoutInCell="1" allowOverlap="1" wp14:anchorId="7A6A35F3" wp14:editId="05A5DC81">
                  <wp:simplePos x="0" y="0"/>
                  <wp:positionH relativeFrom="column">
                    <wp:posOffset>1444155</wp:posOffset>
                  </wp:positionH>
                  <wp:positionV relativeFrom="paragraph">
                    <wp:posOffset>571362</wp:posOffset>
                  </wp:positionV>
                  <wp:extent cx="1175079" cy="956807"/>
                  <wp:effectExtent l="0" t="0" r="6350" b="0"/>
                  <wp:wrapSquare wrapText="bothSides"/>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flipH="1">
                            <a:off x="0" y="0"/>
                            <a:ext cx="1175079" cy="956807"/>
                          </a:xfrm>
                          <a:prstGeom prst="rect">
                            <a:avLst/>
                          </a:prstGeom>
                        </pic:spPr>
                      </pic:pic>
                    </a:graphicData>
                  </a:graphic>
                </wp:anchor>
              </w:drawing>
            </w:r>
          </w:p>
        </w:tc>
      </w:tr>
    </w:tbl>
    <w:p w14:paraId="50FBCBC5" w14:textId="77777777"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5CEF0CA3" w14:textId="41F38306" w:rsidR="00E475E5" w:rsidRDefault="00301917" w:rsidP="00E475E5">
      <w:pPr>
        <w:autoSpaceDE w:val="0"/>
        <w:autoSpaceDN w:val="0"/>
        <w:adjustRightInd w:val="0"/>
        <w:spacing w:line="360" w:lineRule="auto"/>
        <w:ind w:firstLine="708"/>
        <w:jc w:val="both"/>
        <w:rPr>
          <w:rFonts w:ascii="Tahoma" w:hAnsi="Tahoma" w:cs="Tahoma"/>
          <w:sz w:val="22"/>
          <w:szCs w:val="22"/>
        </w:rPr>
      </w:pPr>
      <w:r w:rsidRPr="00301917">
        <w:rPr>
          <w:rFonts w:ascii="Tahoma" w:hAnsi="Tahoma" w:cs="Tahoma"/>
          <w:sz w:val="22"/>
          <w:szCs w:val="22"/>
        </w:rPr>
        <w:t>3.</w:t>
      </w:r>
      <w:r w:rsidR="008F3502">
        <w:rPr>
          <w:rFonts w:ascii="Tahoma" w:hAnsi="Tahoma" w:cs="Tahoma"/>
          <w:sz w:val="22"/>
          <w:szCs w:val="22"/>
        </w:rPr>
        <w:t>1</w:t>
      </w:r>
      <w:r w:rsidR="00E475E5" w:rsidRPr="00301917">
        <w:rPr>
          <w:rFonts w:ascii="Tahoma" w:hAnsi="Tahoma" w:cs="Tahoma"/>
          <w:sz w:val="22"/>
          <w:szCs w:val="22"/>
        </w:rPr>
        <w:t xml:space="preserve"> Todos os</w:t>
      </w:r>
      <w:r w:rsidR="00243B26" w:rsidRPr="00301917">
        <w:rPr>
          <w:rFonts w:ascii="Tahoma" w:hAnsi="Tahoma" w:cs="Tahoma"/>
          <w:sz w:val="22"/>
          <w:szCs w:val="22"/>
        </w:rPr>
        <w:t xml:space="preserve"> itens</w:t>
      </w:r>
      <w:r w:rsidR="00E475E5" w:rsidRPr="00301917">
        <w:rPr>
          <w:rFonts w:ascii="Tahoma" w:hAnsi="Tahoma" w:cs="Tahoma"/>
          <w:sz w:val="22"/>
          <w:szCs w:val="22"/>
        </w:rPr>
        <w:t xml:space="preserve"> e suas aplicações devem obedecer ao prescrito pelas Normas vigentes, cabendo ainda, quando necessário, certificações podendo ser solicitado à Contratada a apresentação de certificado de conformidade técnica dos materiais empregados à luz das normas vigentes.</w:t>
      </w:r>
    </w:p>
    <w:p w14:paraId="1A76ECBA" w14:textId="5177AE9F" w:rsidR="00ED19F8" w:rsidRPr="0066556D" w:rsidRDefault="00ED19F8" w:rsidP="00ED19F8">
      <w:pPr>
        <w:autoSpaceDE w:val="0"/>
        <w:autoSpaceDN w:val="0"/>
        <w:adjustRightInd w:val="0"/>
        <w:spacing w:line="360" w:lineRule="auto"/>
        <w:jc w:val="both"/>
        <w:rPr>
          <w:rFonts w:ascii="Tahoma" w:hAnsi="Tahoma" w:cs="Tahoma"/>
          <w:b/>
          <w:color w:val="000000"/>
          <w:sz w:val="16"/>
          <w:szCs w:val="16"/>
        </w:rPr>
      </w:pPr>
    </w:p>
    <w:p w14:paraId="7E21BAEF" w14:textId="59454009" w:rsidR="00BD31AF" w:rsidRDefault="00BD31AF" w:rsidP="00E475E5">
      <w:pPr>
        <w:autoSpaceDE w:val="0"/>
        <w:autoSpaceDN w:val="0"/>
        <w:adjustRightInd w:val="0"/>
        <w:jc w:val="both"/>
        <w:rPr>
          <w:rFonts w:ascii="Tahoma" w:hAnsi="Tahoma" w:cs="Tahoma"/>
          <w:b/>
          <w:sz w:val="22"/>
          <w:szCs w:val="22"/>
        </w:rPr>
      </w:pPr>
    </w:p>
    <w:p w14:paraId="50B66F36" w14:textId="01D55193" w:rsidR="00427550" w:rsidRDefault="00427550" w:rsidP="00E475E5">
      <w:pPr>
        <w:autoSpaceDE w:val="0"/>
        <w:autoSpaceDN w:val="0"/>
        <w:adjustRightInd w:val="0"/>
        <w:jc w:val="both"/>
        <w:rPr>
          <w:rFonts w:ascii="Tahoma" w:hAnsi="Tahoma" w:cs="Tahoma"/>
          <w:b/>
          <w:color w:val="000000"/>
          <w:sz w:val="22"/>
          <w:szCs w:val="22"/>
        </w:rPr>
      </w:pPr>
    </w:p>
    <w:p w14:paraId="6FA7178B" w14:textId="783F109A" w:rsidR="00427550" w:rsidRDefault="00427550" w:rsidP="00E475E5">
      <w:pPr>
        <w:autoSpaceDE w:val="0"/>
        <w:autoSpaceDN w:val="0"/>
        <w:adjustRightInd w:val="0"/>
        <w:jc w:val="both"/>
        <w:rPr>
          <w:rFonts w:ascii="Tahoma" w:hAnsi="Tahoma" w:cs="Tahoma"/>
          <w:b/>
          <w:color w:val="000000"/>
          <w:sz w:val="22"/>
          <w:szCs w:val="22"/>
        </w:rPr>
      </w:pPr>
    </w:p>
    <w:p w14:paraId="0670BDB9" w14:textId="77777777" w:rsidR="00427550" w:rsidRDefault="00427550" w:rsidP="00E475E5">
      <w:pPr>
        <w:autoSpaceDE w:val="0"/>
        <w:autoSpaceDN w:val="0"/>
        <w:adjustRightInd w:val="0"/>
        <w:jc w:val="both"/>
        <w:rPr>
          <w:rFonts w:ascii="Tahoma" w:hAnsi="Tahoma" w:cs="Tahoma"/>
          <w:b/>
          <w:color w:val="000000"/>
          <w:sz w:val="22"/>
          <w:szCs w:val="22"/>
        </w:rPr>
      </w:pPr>
    </w:p>
    <w:p w14:paraId="6C700B0D" w14:textId="28C36012" w:rsidR="00E475E5" w:rsidRPr="00EA780A" w:rsidRDefault="00E475E5" w:rsidP="00E475E5">
      <w:pPr>
        <w:autoSpaceDE w:val="0"/>
        <w:autoSpaceDN w:val="0"/>
        <w:adjustRightInd w:val="0"/>
        <w:jc w:val="both"/>
        <w:rPr>
          <w:rFonts w:ascii="Tahoma" w:hAnsi="Tahoma" w:cs="Tahoma"/>
          <w:b/>
          <w:color w:val="000000"/>
          <w:sz w:val="22"/>
          <w:szCs w:val="22"/>
        </w:rPr>
      </w:pPr>
      <w:r w:rsidRPr="00EA780A">
        <w:rPr>
          <w:rFonts w:ascii="Tahoma" w:hAnsi="Tahoma" w:cs="Tahoma"/>
          <w:b/>
          <w:color w:val="000000"/>
          <w:sz w:val="22"/>
          <w:szCs w:val="22"/>
        </w:rPr>
        <w:t xml:space="preserve">Prazo de </w:t>
      </w:r>
      <w:r w:rsidR="00200B16" w:rsidRPr="00EA780A">
        <w:rPr>
          <w:rFonts w:ascii="Tahoma" w:hAnsi="Tahoma" w:cs="Tahoma"/>
          <w:b/>
          <w:color w:val="000000"/>
          <w:sz w:val="22"/>
          <w:szCs w:val="22"/>
        </w:rPr>
        <w:t>garantia</w:t>
      </w:r>
      <w:r w:rsidRPr="00EA780A">
        <w:rPr>
          <w:rFonts w:ascii="Tahoma" w:hAnsi="Tahoma" w:cs="Tahoma"/>
          <w:b/>
          <w:color w:val="000000"/>
          <w:sz w:val="22"/>
          <w:szCs w:val="22"/>
        </w:rPr>
        <w:t xml:space="preserve"> dos produtos</w:t>
      </w:r>
    </w:p>
    <w:p w14:paraId="2164E09E" w14:textId="77777777" w:rsidR="00E475E5" w:rsidRPr="00EA780A" w:rsidRDefault="00E475E5" w:rsidP="00E475E5">
      <w:pPr>
        <w:autoSpaceDE w:val="0"/>
        <w:autoSpaceDN w:val="0"/>
        <w:adjustRightInd w:val="0"/>
        <w:jc w:val="both"/>
        <w:rPr>
          <w:rFonts w:ascii="Tahoma" w:hAnsi="Tahoma" w:cs="Tahoma"/>
          <w:b/>
          <w:color w:val="000000"/>
          <w:sz w:val="22"/>
          <w:szCs w:val="22"/>
        </w:rPr>
      </w:pPr>
    </w:p>
    <w:p w14:paraId="320640C6" w14:textId="231D87AF" w:rsidR="002F73DF" w:rsidRPr="00EA780A" w:rsidRDefault="00E475E5" w:rsidP="002F73DF">
      <w:pPr>
        <w:spacing w:before="100" w:beforeAutospacing="1" w:after="100" w:afterAutospacing="1" w:line="360" w:lineRule="auto"/>
        <w:ind w:firstLine="708"/>
        <w:contextualSpacing/>
        <w:jc w:val="both"/>
        <w:rPr>
          <w:rFonts w:ascii="Tahoma" w:hAnsi="Tahoma" w:cs="Tahoma"/>
          <w:color w:val="000000"/>
          <w:sz w:val="22"/>
          <w:szCs w:val="22"/>
        </w:rPr>
      </w:pPr>
      <w:r w:rsidRPr="00EA780A">
        <w:rPr>
          <w:rFonts w:ascii="Tahoma" w:hAnsi="Tahoma" w:cs="Tahoma"/>
          <w:sz w:val="22"/>
          <w:szCs w:val="22"/>
        </w:rPr>
        <w:t>3.</w:t>
      </w:r>
      <w:r w:rsidR="00316764">
        <w:rPr>
          <w:rFonts w:ascii="Tahoma" w:hAnsi="Tahoma" w:cs="Tahoma"/>
          <w:sz w:val="22"/>
          <w:szCs w:val="22"/>
        </w:rPr>
        <w:t>2</w:t>
      </w:r>
      <w:r w:rsidRPr="00EA780A">
        <w:rPr>
          <w:rFonts w:ascii="Tahoma" w:hAnsi="Tahoma" w:cs="Tahoma"/>
          <w:sz w:val="22"/>
          <w:szCs w:val="22"/>
        </w:rPr>
        <w:t xml:space="preserve"> </w:t>
      </w:r>
      <w:r w:rsidR="002F73DF" w:rsidRPr="00EA780A">
        <w:rPr>
          <w:rFonts w:ascii="Tahoma" w:hAnsi="Tahoma" w:cs="Tahoma"/>
          <w:color w:val="000000"/>
          <w:sz w:val="22"/>
          <w:szCs w:val="22"/>
        </w:rPr>
        <w:t xml:space="preserve">O prazo de garantia dos produtos: no mínimo </w:t>
      </w:r>
      <w:r w:rsidR="00316764">
        <w:rPr>
          <w:rFonts w:ascii="Tahoma" w:hAnsi="Tahoma" w:cs="Tahoma"/>
          <w:color w:val="000000"/>
          <w:sz w:val="22"/>
          <w:szCs w:val="22"/>
        </w:rPr>
        <w:t>90 (noventa)</w:t>
      </w:r>
      <w:r w:rsidR="00E47835">
        <w:rPr>
          <w:rFonts w:ascii="Tahoma" w:hAnsi="Tahoma" w:cs="Tahoma"/>
          <w:color w:val="000000"/>
          <w:sz w:val="22"/>
          <w:szCs w:val="22"/>
        </w:rPr>
        <w:t xml:space="preserve"> dias</w:t>
      </w:r>
      <w:r w:rsidR="002F73DF" w:rsidRPr="00EA780A">
        <w:rPr>
          <w:rFonts w:ascii="Tahoma" w:hAnsi="Tahoma" w:cs="Tahoma"/>
          <w:color w:val="000000"/>
          <w:sz w:val="22"/>
          <w:szCs w:val="22"/>
        </w:rPr>
        <w:t xml:space="preserve"> a partir do termo de recebimento definitivo, </w:t>
      </w:r>
      <w:r w:rsidR="002F73DF" w:rsidRPr="00EA780A">
        <w:rPr>
          <w:rFonts w:ascii="Tahoma" w:hAnsi="Tahoma" w:cs="Tahoma"/>
          <w:sz w:val="22"/>
          <w:szCs w:val="22"/>
        </w:rPr>
        <w:t>prevalecendo, quando maior que este prazo, a garantia/validade dada pela Contratada, pelo fabricante ou decorrente de lei</w:t>
      </w:r>
      <w:r w:rsidR="002F73DF" w:rsidRPr="00EA780A">
        <w:rPr>
          <w:rFonts w:ascii="Tahoma" w:hAnsi="Tahoma" w:cs="Tahoma"/>
          <w:color w:val="000000"/>
          <w:sz w:val="22"/>
          <w:szCs w:val="22"/>
        </w:rPr>
        <w:t>.</w:t>
      </w:r>
    </w:p>
    <w:p w14:paraId="34EFBC41" w14:textId="73B56D48" w:rsidR="002F73DF" w:rsidRDefault="002F73DF" w:rsidP="002F73DF">
      <w:pPr>
        <w:pStyle w:val="Textodecomentrio"/>
        <w:spacing w:line="360" w:lineRule="auto"/>
        <w:ind w:firstLine="708"/>
        <w:jc w:val="both"/>
        <w:rPr>
          <w:rFonts w:ascii="Tahoma" w:hAnsi="Tahoma"/>
          <w:color w:val="000000"/>
          <w:sz w:val="22"/>
          <w:szCs w:val="22"/>
        </w:rPr>
      </w:pPr>
      <w:r w:rsidRPr="00EA780A">
        <w:rPr>
          <w:rFonts w:ascii="Tahoma" w:hAnsi="Tahoma"/>
          <w:color w:val="000000"/>
          <w:sz w:val="22"/>
          <w:szCs w:val="22"/>
        </w:rPr>
        <w:t>3.</w:t>
      </w:r>
      <w:r w:rsidR="00316764">
        <w:rPr>
          <w:rFonts w:ascii="Tahoma" w:hAnsi="Tahoma"/>
          <w:color w:val="000000"/>
          <w:sz w:val="22"/>
          <w:szCs w:val="22"/>
        </w:rPr>
        <w:t>3</w:t>
      </w:r>
      <w:r w:rsidRPr="00EA780A">
        <w:rPr>
          <w:rFonts w:ascii="Tahoma" w:hAnsi="Tahoma"/>
          <w:color w:val="000000"/>
          <w:sz w:val="22"/>
          <w:szCs w:val="22"/>
        </w:rPr>
        <w:t xml:space="preserve"> A substituição dos produtos, eventualmente necessárias, deverão ocorrer em um prazo de até 15 (quinze) dias corridos.</w:t>
      </w:r>
    </w:p>
    <w:p w14:paraId="40404591" w14:textId="77777777" w:rsidR="00026DB7" w:rsidRDefault="00026DB7" w:rsidP="00026DB7">
      <w:pPr>
        <w:autoSpaceDE w:val="0"/>
        <w:autoSpaceDN w:val="0"/>
        <w:adjustRightInd w:val="0"/>
        <w:spacing w:line="360" w:lineRule="auto"/>
        <w:ind w:firstLine="708"/>
        <w:jc w:val="both"/>
        <w:rPr>
          <w:rFonts w:ascii="Tahoma" w:hAnsi="Tahoma" w:cs="Tahoma"/>
          <w:sz w:val="22"/>
          <w:szCs w:val="22"/>
        </w:rPr>
      </w:pPr>
    </w:p>
    <w:p w14:paraId="122E5A4C" w14:textId="370C65B6" w:rsidR="00026DB7" w:rsidRPr="005A5B27" w:rsidRDefault="00026DB7" w:rsidP="005A5B27">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 xml:space="preserve">3.4 </w:t>
      </w:r>
      <w:r w:rsidRPr="00F716F6">
        <w:rPr>
          <w:rFonts w:ascii="Tahoma" w:hAnsi="Tahoma" w:cs="Tahoma"/>
          <w:sz w:val="22"/>
          <w:szCs w:val="22"/>
        </w:rPr>
        <w:t>A referida garantia não se assemelha a assistência técnica significando a inexistência de obrigações futuras</w:t>
      </w:r>
      <w:r>
        <w:rPr>
          <w:rFonts w:ascii="Tahoma" w:hAnsi="Tahoma" w:cs="Tahoma"/>
          <w:sz w:val="22"/>
          <w:szCs w:val="22"/>
        </w:rPr>
        <w:t>.</w:t>
      </w:r>
    </w:p>
    <w:p w14:paraId="6DAB7D63" w14:textId="77777777" w:rsidR="00490FB8" w:rsidRPr="00813A4E" w:rsidRDefault="00490FB8" w:rsidP="00490FB8">
      <w:pPr>
        <w:spacing w:before="100" w:beforeAutospacing="1" w:after="100" w:afterAutospacing="1" w:line="360" w:lineRule="auto"/>
        <w:jc w:val="both"/>
        <w:rPr>
          <w:rFonts w:ascii="Tahoma" w:hAnsi="Tahoma" w:cs="Tahoma"/>
          <w:b/>
          <w:sz w:val="22"/>
          <w:szCs w:val="22"/>
        </w:rPr>
      </w:pPr>
      <w:r w:rsidRPr="00813A4E">
        <w:rPr>
          <w:rFonts w:ascii="Tahoma" w:hAnsi="Tahoma" w:cs="Tahoma"/>
          <w:b/>
          <w:color w:val="000000" w:themeColor="text1"/>
          <w:sz w:val="22"/>
          <w:szCs w:val="22"/>
        </w:rPr>
        <w:lastRenderedPageBreak/>
        <w:t>4 – Requisitos da contratação</w:t>
      </w:r>
      <w:r w:rsidRPr="00813A4E">
        <w:rPr>
          <w:rFonts w:ascii="Tahoma" w:hAnsi="Tahoma" w:cs="Tahoma"/>
          <w:b/>
          <w:color w:val="000000" w:themeColor="text1"/>
          <w:sz w:val="22"/>
          <w:szCs w:val="22"/>
        </w:rPr>
        <w:commentReference w:id="2"/>
      </w:r>
    </w:p>
    <w:p w14:paraId="7F594681" w14:textId="71F1781C" w:rsidR="00F6704A" w:rsidRPr="00813A4E" w:rsidRDefault="00490FB8" w:rsidP="006274CC">
      <w:pPr>
        <w:pStyle w:val="Nvel1-SemNumPreto"/>
        <w:rPr>
          <w:b/>
        </w:rPr>
      </w:pPr>
      <w:r w:rsidRPr="00813A4E">
        <w:rPr>
          <w:b/>
        </w:rPr>
        <w:t>Sustentabilidade:</w:t>
      </w:r>
    </w:p>
    <w:p w14:paraId="413242AE" w14:textId="6DBA3B01" w:rsidR="00F639C0" w:rsidRPr="00D67B0D" w:rsidRDefault="00F639C0" w:rsidP="00F639C0">
      <w:pPr>
        <w:spacing w:before="100" w:beforeAutospacing="1" w:after="100" w:afterAutospacing="1" w:line="360" w:lineRule="auto"/>
        <w:ind w:right="-232" w:firstLine="709"/>
        <w:jc w:val="both"/>
        <w:rPr>
          <w:rFonts w:ascii="Tahoma" w:hAnsi="Tahoma" w:cs="Tahoma"/>
          <w:sz w:val="22"/>
          <w:szCs w:val="22"/>
        </w:rPr>
      </w:pPr>
      <w:r>
        <w:rPr>
          <w:rFonts w:ascii="Tahoma" w:hAnsi="Tahoma" w:cs="Tahoma"/>
          <w:sz w:val="22"/>
          <w:szCs w:val="22"/>
        </w:rPr>
        <w:t>4.1</w:t>
      </w:r>
      <w:r w:rsidRPr="00D67B0D">
        <w:rPr>
          <w:rFonts w:ascii="Tahoma" w:hAnsi="Tahoma" w:cs="Tahoma"/>
          <w:sz w:val="22"/>
          <w:szCs w:val="22"/>
        </w:rPr>
        <w:t xml:space="preserve"> </w:t>
      </w:r>
      <w:r w:rsidRPr="00D67B0D">
        <w:rPr>
          <w:rFonts w:ascii="Tahoma" w:eastAsiaTheme="minorHAnsi" w:hAnsi="Tahoma" w:cs="Tahoma"/>
          <w:sz w:val="22"/>
          <w:szCs w:val="22"/>
          <w:lang w:eastAsia="en-US"/>
        </w:rPr>
        <w:t xml:space="preserve">Os materiais </w:t>
      </w:r>
      <w:r>
        <w:rPr>
          <w:rFonts w:ascii="Tahoma" w:eastAsiaTheme="minorHAnsi" w:hAnsi="Tahoma" w:cs="Tahoma"/>
          <w:sz w:val="22"/>
          <w:szCs w:val="22"/>
          <w:lang w:eastAsia="en-US"/>
        </w:rPr>
        <w:t>solicitados</w:t>
      </w:r>
      <w:r w:rsidRPr="00D67B0D">
        <w:rPr>
          <w:rFonts w:ascii="Tahoma" w:eastAsiaTheme="minorHAnsi" w:hAnsi="Tahoma" w:cs="Tahoma"/>
          <w:sz w:val="22"/>
          <w:szCs w:val="22"/>
          <w:lang w:eastAsia="en-US"/>
        </w:rPr>
        <w:t xml:space="preserve"> deverão obedecer rigorosamente: </w:t>
      </w:r>
    </w:p>
    <w:p w14:paraId="4034DD62" w14:textId="77777777" w:rsidR="00F639C0" w:rsidRDefault="00F639C0" w:rsidP="004B1991">
      <w:pPr>
        <w:spacing w:before="100" w:beforeAutospacing="1" w:after="100" w:afterAutospacing="1" w:line="360" w:lineRule="auto"/>
        <w:ind w:right="-1"/>
        <w:contextualSpacing/>
        <w:jc w:val="both"/>
        <w:rPr>
          <w:rFonts w:ascii="Tahoma" w:hAnsi="Tahoma" w:cs="Tahoma"/>
          <w:sz w:val="22"/>
          <w:szCs w:val="22"/>
        </w:rPr>
      </w:pPr>
      <w:r w:rsidRPr="00D67B0D">
        <w:rPr>
          <w:rFonts w:ascii="Tahoma" w:hAnsi="Tahoma" w:cs="Tahoma"/>
          <w:sz w:val="22"/>
          <w:szCs w:val="22"/>
        </w:rPr>
        <w:t xml:space="preserve">a) </w:t>
      </w:r>
      <w:r w:rsidRPr="00D67B0D">
        <w:rPr>
          <w:rFonts w:ascii="Tahoma" w:eastAsiaTheme="minorHAnsi" w:hAnsi="Tahoma" w:cs="Tahoma"/>
          <w:sz w:val="22"/>
          <w:szCs w:val="22"/>
          <w:lang w:eastAsia="en-US"/>
        </w:rPr>
        <w:t xml:space="preserve">Às disposições legais da União e do Estado de São Paulo onde </w:t>
      </w:r>
      <w:r>
        <w:rPr>
          <w:rFonts w:ascii="Tahoma" w:eastAsiaTheme="minorHAnsi" w:hAnsi="Tahoma" w:cs="Tahoma"/>
          <w:sz w:val="22"/>
          <w:szCs w:val="22"/>
          <w:lang w:eastAsia="en-US"/>
        </w:rPr>
        <w:t>será executado o objeto</w:t>
      </w:r>
      <w:r w:rsidRPr="00D67B0D">
        <w:rPr>
          <w:rFonts w:ascii="Tahoma" w:eastAsiaTheme="minorHAnsi" w:hAnsi="Tahoma" w:cs="Tahoma"/>
          <w:sz w:val="22"/>
          <w:szCs w:val="22"/>
          <w:lang w:eastAsia="en-US"/>
        </w:rPr>
        <w:t xml:space="preserve">; </w:t>
      </w:r>
    </w:p>
    <w:p w14:paraId="471DE014" w14:textId="26C7B178" w:rsidR="00F639C0" w:rsidRPr="00D67B0D" w:rsidRDefault="00F639C0" w:rsidP="00F639C0">
      <w:pPr>
        <w:spacing w:before="100" w:beforeAutospacing="1" w:after="100" w:afterAutospacing="1" w:line="360" w:lineRule="auto"/>
        <w:ind w:right="-232"/>
        <w:contextualSpacing/>
        <w:jc w:val="both"/>
        <w:rPr>
          <w:rFonts w:ascii="Tahoma" w:hAnsi="Tahoma" w:cs="Tahoma"/>
          <w:sz w:val="22"/>
          <w:szCs w:val="22"/>
        </w:rPr>
      </w:pPr>
      <w:r w:rsidRPr="00D67B0D">
        <w:rPr>
          <w:rFonts w:ascii="Tahoma" w:hAnsi="Tahoma" w:cs="Tahoma"/>
          <w:sz w:val="22"/>
          <w:szCs w:val="22"/>
        </w:rPr>
        <w:t xml:space="preserve">b) </w:t>
      </w:r>
      <w:r w:rsidRPr="00D67B0D">
        <w:rPr>
          <w:rFonts w:ascii="Tahoma" w:eastAsiaTheme="minorHAnsi" w:hAnsi="Tahoma" w:cs="Tahoma"/>
          <w:sz w:val="22"/>
          <w:szCs w:val="22"/>
          <w:lang w:eastAsia="en-US"/>
        </w:rPr>
        <w:t xml:space="preserve">Às normas e especificações constantes do </w:t>
      </w:r>
      <w:r w:rsidR="008B1788">
        <w:rPr>
          <w:rFonts w:ascii="Tahoma" w:eastAsiaTheme="minorHAnsi" w:hAnsi="Tahoma" w:cs="Tahoma"/>
          <w:sz w:val="22"/>
          <w:szCs w:val="22"/>
          <w:lang w:eastAsia="en-US"/>
        </w:rPr>
        <w:t>Aviso de Contratação Direta</w:t>
      </w:r>
      <w:r w:rsidRPr="00D67B0D">
        <w:rPr>
          <w:rFonts w:ascii="Tahoma" w:eastAsiaTheme="minorHAnsi" w:hAnsi="Tahoma" w:cs="Tahoma"/>
          <w:sz w:val="22"/>
          <w:szCs w:val="22"/>
          <w:lang w:eastAsia="en-US"/>
        </w:rPr>
        <w:t xml:space="preserve">; </w:t>
      </w:r>
    </w:p>
    <w:p w14:paraId="2C04D9AD" w14:textId="77777777" w:rsidR="004B1991"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r w:rsidRPr="00D67B0D">
        <w:rPr>
          <w:rFonts w:ascii="Tahoma" w:hAnsi="Tahoma" w:cs="Tahoma"/>
          <w:sz w:val="22"/>
          <w:szCs w:val="22"/>
        </w:rPr>
        <w:t xml:space="preserve">c) </w:t>
      </w:r>
      <w:r w:rsidRPr="00D67B0D">
        <w:rPr>
          <w:rFonts w:ascii="Tahoma" w:eastAsiaTheme="minorHAnsi" w:hAnsi="Tahoma" w:cs="Tahoma"/>
          <w:sz w:val="22"/>
          <w:szCs w:val="22"/>
          <w:lang w:eastAsia="en-US"/>
        </w:rPr>
        <w:t>Às prescrições e recomendações dos fabricantes e materiais</w:t>
      </w:r>
      <w:r>
        <w:rPr>
          <w:rFonts w:ascii="Tahoma" w:eastAsiaTheme="minorHAnsi" w:hAnsi="Tahoma" w:cs="Tahoma"/>
          <w:sz w:val="22"/>
          <w:szCs w:val="22"/>
          <w:lang w:eastAsia="en-US"/>
        </w:rPr>
        <w:t xml:space="preserve"> solicitados</w:t>
      </w:r>
      <w:r w:rsidRPr="00D67B0D">
        <w:rPr>
          <w:rFonts w:ascii="Tahoma" w:eastAsiaTheme="minorHAnsi" w:hAnsi="Tahoma" w:cs="Tahoma"/>
          <w:sz w:val="22"/>
          <w:szCs w:val="22"/>
          <w:lang w:eastAsia="en-US"/>
        </w:rPr>
        <w:t xml:space="preserve">; </w:t>
      </w:r>
    </w:p>
    <w:p w14:paraId="4DFA7CB2" w14:textId="7D511E50" w:rsidR="00F639C0" w:rsidRDefault="00F639C0" w:rsidP="004B1991">
      <w:pPr>
        <w:spacing w:before="100" w:beforeAutospacing="1" w:after="100" w:afterAutospacing="1" w:line="360" w:lineRule="auto"/>
        <w:ind w:right="-1"/>
        <w:contextualSpacing/>
        <w:jc w:val="both"/>
        <w:rPr>
          <w:rFonts w:ascii="Tahoma" w:eastAsiaTheme="minorHAnsi" w:hAnsi="Tahoma" w:cs="Tahoma"/>
          <w:sz w:val="22"/>
          <w:szCs w:val="22"/>
          <w:lang w:eastAsia="en-US"/>
        </w:rPr>
      </w:pPr>
      <w:r>
        <w:rPr>
          <w:rFonts w:ascii="Tahoma" w:hAnsi="Tahoma" w:cs="Tahoma"/>
          <w:sz w:val="22"/>
          <w:szCs w:val="22"/>
        </w:rPr>
        <w:t>d</w:t>
      </w:r>
      <w:r w:rsidRPr="00D67B0D">
        <w:rPr>
          <w:rFonts w:ascii="Tahoma" w:hAnsi="Tahoma" w:cs="Tahoma"/>
          <w:sz w:val="22"/>
          <w:szCs w:val="22"/>
        </w:rPr>
        <w:t xml:space="preserve">) </w:t>
      </w:r>
      <w:r w:rsidRPr="00D67B0D">
        <w:rPr>
          <w:rFonts w:ascii="Tahoma" w:eastAsiaTheme="minorHAnsi" w:hAnsi="Tahoma" w:cs="Tahoma"/>
          <w:sz w:val="22"/>
          <w:szCs w:val="22"/>
          <w:lang w:eastAsia="en-US"/>
        </w:rPr>
        <w:t>Às normas internacionais consagradas, na falta das normas da ABNT e, suas alterações posteriores</w:t>
      </w:r>
      <w:r>
        <w:rPr>
          <w:rFonts w:ascii="Tahoma" w:eastAsiaTheme="minorHAnsi" w:hAnsi="Tahoma" w:cs="Tahoma"/>
          <w:sz w:val="22"/>
          <w:szCs w:val="22"/>
          <w:lang w:eastAsia="en-US"/>
        </w:rPr>
        <w:t>.</w:t>
      </w:r>
    </w:p>
    <w:p w14:paraId="3A89110E" w14:textId="77777777" w:rsidR="00F639C0"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p>
    <w:p w14:paraId="1D8EA4B7" w14:textId="553E37C5" w:rsidR="00F639C0" w:rsidRDefault="00F639C0" w:rsidP="00F639C0">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Pr="0020051C">
        <w:rPr>
          <w:rFonts w:ascii="Tahoma" w:hAnsi="Tahoma" w:cs="Tahoma"/>
          <w:color w:val="000000"/>
          <w:sz w:val="22"/>
          <w:szCs w:val="22"/>
        </w:rPr>
        <w:t xml:space="preserve">.2 </w:t>
      </w:r>
      <w:r>
        <w:rPr>
          <w:rFonts w:ascii="Tahoma" w:hAnsi="Tahoma" w:cs="Tahoma"/>
          <w:color w:val="000000"/>
          <w:sz w:val="22"/>
          <w:szCs w:val="22"/>
        </w:rPr>
        <w:t>Como medidas mitigadoras:</w:t>
      </w:r>
    </w:p>
    <w:p w14:paraId="15B1788E"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a) </w:t>
      </w:r>
      <w:r w:rsidRPr="0020051C">
        <w:rPr>
          <w:rFonts w:ascii="Tahoma" w:hAnsi="Tahoma" w:cs="Tahoma"/>
          <w:sz w:val="22"/>
          <w:szCs w:val="22"/>
        </w:rPr>
        <w:t>Racionalizar o uso de substâncias potencialmente tóxicas;</w:t>
      </w:r>
    </w:p>
    <w:p w14:paraId="546A93F6"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b) </w:t>
      </w:r>
      <w:r w:rsidRPr="0020051C">
        <w:rPr>
          <w:rFonts w:ascii="Tahoma" w:hAnsi="Tahoma" w:cs="Tahoma"/>
          <w:sz w:val="22"/>
          <w:szCs w:val="22"/>
        </w:rPr>
        <w:t>Substituir, sempre que possível, as substâncias tóxicas por outras atóxicas ou de menor toxicidade;</w:t>
      </w:r>
    </w:p>
    <w:p w14:paraId="17BB1CEF"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c) </w:t>
      </w:r>
      <w:r w:rsidRPr="0020051C">
        <w:rPr>
          <w:rFonts w:ascii="Tahoma" w:hAnsi="Tahoma" w:cs="Tahoma"/>
          <w:sz w:val="22"/>
          <w:szCs w:val="22"/>
        </w:rPr>
        <w:t>Que os bens sejam constituídos, no todo ou em parte, por material reciclado, atóxico, biodegradável e que sejam observados os requisitos ambientais para a obtenção de certificação do Instituto Nacional de Metrologia, Normalização e Qualidade Industrial – INMETRO como produtos sustentáveis ou de menor impacto ambiental em relação aos seus similares;</w:t>
      </w:r>
    </w:p>
    <w:p w14:paraId="1ED4AF76" w14:textId="364DAAC0" w:rsidR="005A5B27" w:rsidRDefault="00427550" w:rsidP="00CB32A2">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d) </w:t>
      </w:r>
      <w:r w:rsidRPr="0020051C">
        <w:rPr>
          <w:rFonts w:ascii="Tahoma" w:hAnsi="Tahoma" w:cs="Tahoma"/>
          <w:sz w:val="22"/>
          <w:szCs w:val="22"/>
        </w:rPr>
        <w:t>Que os bens devam ser, preferencialmente, acondicionados em embalagem individual adequada, com menor volume possível, que utilize materiais recicláveis, de forma a garantir a máxima proteção durante o transporte e o armazenamento</w:t>
      </w:r>
      <w:r w:rsidR="00CB32A2">
        <w:rPr>
          <w:rFonts w:ascii="Tahoma" w:hAnsi="Tahoma" w:cs="Tahoma"/>
          <w:sz w:val="22"/>
          <w:szCs w:val="22"/>
        </w:rPr>
        <w:t xml:space="preserve">, </w:t>
      </w:r>
      <w:r w:rsidR="00CB32A2" w:rsidRPr="00CB32A2">
        <w:rPr>
          <w:rFonts w:ascii="Tahoma" w:hAnsi="Tahoma" w:cs="Tahoma"/>
          <w:sz w:val="22"/>
          <w:szCs w:val="22"/>
        </w:rPr>
        <w:t>a fim de ser</w:t>
      </w:r>
      <w:r w:rsidR="00CB32A2">
        <w:rPr>
          <w:rFonts w:ascii="Tahoma" w:hAnsi="Tahoma" w:cs="Tahoma"/>
          <w:sz w:val="22"/>
          <w:szCs w:val="22"/>
        </w:rPr>
        <w:t xml:space="preserve"> </w:t>
      </w:r>
      <w:r w:rsidR="00CB32A2" w:rsidRPr="00CB32A2">
        <w:rPr>
          <w:rFonts w:ascii="Tahoma" w:hAnsi="Tahoma" w:cs="Tahoma"/>
          <w:sz w:val="22"/>
          <w:szCs w:val="22"/>
        </w:rPr>
        <w:t>devidamente descartados na coleta seletiva.</w:t>
      </w:r>
    </w:p>
    <w:p w14:paraId="72D21822" w14:textId="77777777" w:rsidR="00A57F34" w:rsidRPr="0032548A" w:rsidRDefault="00A57F34" w:rsidP="00A57F34">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t>e) Que os bens não devem apresentar avarias ou adulterações.</w:t>
      </w:r>
    </w:p>
    <w:p w14:paraId="00F4C5C5" w14:textId="77777777" w:rsidR="00A57F34" w:rsidRPr="0032548A" w:rsidRDefault="00A57F34" w:rsidP="00A57F34">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t>f) Que os bens não contenham substâncias perigosas em concentração acima da</w:t>
      </w:r>
      <w:r>
        <w:rPr>
          <w:rFonts w:ascii="Tahoma" w:hAnsi="Tahoma" w:cs="Tahoma"/>
          <w:sz w:val="22"/>
          <w:szCs w:val="22"/>
        </w:rPr>
        <w:t xml:space="preserve"> </w:t>
      </w:r>
      <w:r w:rsidRPr="0032548A">
        <w:rPr>
          <w:rFonts w:ascii="Tahoma" w:hAnsi="Tahoma" w:cs="Tahoma"/>
          <w:sz w:val="22"/>
          <w:szCs w:val="22"/>
        </w:rPr>
        <w:t xml:space="preserve">recomendada na diretiva </w:t>
      </w:r>
      <w:proofErr w:type="spellStart"/>
      <w:r w:rsidRPr="0032548A">
        <w:rPr>
          <w:rFonts w:ascii="Tahoma" w:hAnsi="Tahoma" w:cs="Tahoma"/>
          <w:sz w:val="22"/>
          <w:szCs w:val="22"/>
        </w:rPr>
        <w:t>RoHS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Restriction</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of</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Certain</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Hazardous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Substances</w:t>
      </w:r>
      <w:proofErr w:type="spellEnd"/>
      <w:r w:rsidRPr="0032548A">
        <w:rPr>
          <w:rFonts w:ascii="Tahoma" w:hAnsi="Tahoma" w:cs="Tahoma"/>
          <w:sz w:val="22"/>
          <w:szCs w:val="22"/>
        </w:rPr>
        <w:t>), tais como</w:t>
      </w:r>
    </w:p>
    <w:p w14:paraId="4953BBF5" w14:textId="77777777" w:rsidR="00A57F34" w:rsidRDefault="00A57F34" w:rsidP="00A57F34">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lastRenderedPageBreak/>
        <w:t>mercúrio (Hg), chumbo (</w:t>
      </w:r>
      <w:proofErr w:type="spellStart"/>
      <w:r w:rsidRPr="0032548A">
        <w:rPr>
          <w:rFonts w:ascii="Tahoma" w:hAnsi="Tahoma" w:cs="Tahoma"/>
          <w:sz w:val="22"/>
          <w:szCs w:val="22"/>
        </w:rPr>
        <w:t>Pb</w:t>
      </w:r>
      <w:proofErr w:type="spellEnd"/>
      <w:r w:rsidRPr="0032548A">
        <w:rPr>
          <w:rFonts w:ascii="Tahoma" w:hAnsi="Tahoma" w:cs="Tahoma"/>
          <w:sz w:val="22"/>
          <w:szCs w:val="22"/>
        </w:rPr>
        <w:t xml:space="preserve">), cromo </w:t>
      </w:r>
      <w:proofErr w:type="spellStart"/>
      <w:r w:rsidRPr="0032548A">
        <w:rPr>
          <w:rFonts w:ascii="Tahoma" w:hAnsi="Tahoma" w:cs="Tahoma"/>
          <w:sz w:val="22"/>
          <w:szCs w:val="22"/>
        </w:rPr>
        <w:t>hexavalente</w:t>
      </w:r>
      <w:proofErr w:type="spellEnd"/>
      <w:r w:rsidRPr="0032548A">
        <w:rPr>
          <w:rFonts w:ascii="Tahoma" w:hAnsi="Tahoma" w:cs="Tahoma"/>
          <w:sz w:val="22"/>
          <w:szCs w:val="22"/>
        </w:rPr>
        <w:t xml:space="preserve"> (</w:t>
      </w:r>
      <w:proofErr w:type="gramStart"/>
      <w:r w:rsidRPr="0032548A">
        <w:rPr>
          <w:rFonts w:ascii="Tahoma" w:hAnsi="Tahoma" w:cs="Tahoma"/>
          <w:sz w:val="22"/>
          <w:szCs w:val="22"/>
        </w:rPr>
        <w:t>Cr(</w:t>
      </w:r>
      <w:proofErr w:type="gramEnd"/>
      <w:r w:rsidRPr="0032548A">
        <w:rPr>
          <w:rFonts w:ascii="Tahoma" w:hAnsi="Tahoma" w:cs="Tahoma"/>
          <w:sz w:val="22"/>
          <w:szCs w:val="22"/>
        </w:rPr>
        <w:t>VI)), cádmio (</w:t>
      </w:r>
      <w:proofErr w:type="spellStart"/>
      <w:r w:rsidRPr="0032548A">
        <w:rPr>
          <w:rFonts w:ascii="Tahoma" w:hAnsi="Tahoma" w:cs="Tahoma"/>
          <w:sz w:val="22"/>
          <w:szCs w:val="22"/>
        </w:rPr>
        <w:t>Cd</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bifenilpolibromados</w:t>
      </w:r>
      <w:proofErr w:type="spellEnd"/>
      <w:r>
        <w:rPr>
          <w:rFonts w:ascii="Tahoma" w:hAnsi="Tahoma" w:cs="Tahoma"/>
          <w:sz w:val="22"/>
          <w:szCs w:val="22"/>
        </w:rPr>
        <w:t xml:space="preserve"> </w:t>
      </w:r>
      <w:r w:rsidRPr="0032548A">
        <w:rPr>
          <w:rFonts w:ascii="Tahoma" w:hAnsi="Tahoma" w:cs="Tahoma"/>
          <w:sz w:val="22"/>
          <w:szCs w:val="22"/>
        </w:rPr>
        <w:t>(</w:t>
      </w:r>
      <w:proofErr w:type="spellStart"/>
      <w:r w:rsidRPr="0032548A">
        <w:rPr>
          <w:rFonts w:ascii="Tahoma" w:hAnsi="Tahoma" w:cs="Tahoma"/>
          <w:sz w:val="22"/>
          <w:szCs w:val="22"/>
        </w:rPr>
        <w:t>PBBs</w:t>
      </w:r>
      <w:proofErr w:type="spellEnd"/>
      <w:r w:rsidRPr="0032548A">
        <w:rPr>
          <w:rFonts w:ascii="Tahoma" w:hAnsi="Tahoma" w:cs="Tahoma"/>
          <w:sz w:val="22"/>
          <w:szCs w:val="22"/>
        </w:rPr>
        <w:t xml:space="preserve">), éteres </w:t>
      </w:r>
      <w:proofErr w:type="spellStart"/>
      <w:r w:rsidRPr="0032548A">
        <w:rPr>
          <w:rFonts w:ascii="Tahoma" w:hAnsi="Tahoma" w:cs="Tahoma"/>
          <w:sz w:val="22"/>
          <w:szCs w:val="22"/>
        </w:rPr>
        <w:t>difenil-polibromados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PBDEs</w:t>
      </w:r>
      <w:proofErr w:type="spellEnd"/>
      <w:r w:rsidRPr="0032548A">
        <w:rPr>
          <w:rFonts w:ascii="Tahoma" w:hAnsi="Tahoma" w:cs="Tahoma"/>
          <w:sz w:val="22"/>
          <w:szCs w:val="22"/>
        </w:rPr>
        <w:t>).</w:t>
      </w:r>
    </w:p>
    <w:p w14:paraId="5C9C4A0F" w14:textId="77777777" w:rsidR="00A57F34" w:rsidRDefault="00A57F34" w:rsidP="00CB32A2">
      <w:pPr>
        <w:autoSpaceDE w:val="0"/>
        <w:autoSpaceDN w:val="0"/>
        <w:adjustRightInd w:val="0"/>
        <w:spacing w:line="360" w:lineRule="auto"/>
        <w:jc w:val="both"/>
        <w:rPr>
          <w:rFonts w:ascii="Tahoma" w:hAnsi="Tahoma" w:cs="Tahoma"/>
          <w:sz w:val="22"/>
          <w:szCs w:val="22"/>
        </w:rPr>
      </w:pPr>
    </w:p>
    <w:p w14:paraId="18D735C6" w14:textId="77777777" w:rsidR="004B1991" w:rsidRDefault="00F639C0" w:rsidP="004B1991">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00FC699D">
        <w:rPr>
          <w:rFonts w:ascii="Tahoma" w:hAnsi="Tahoma" w:cs="Tahoma"/>
          <w:color w:val="000000"/>
          <w:sz w:val="22"/>
          <w:szCs w:val="22"/>
        </w:rPr>
        <w:t>3</w:t>
      </w:r>
      <w:r>
        <w:rPr>
          <w:rFonts w:ascii="Tahoma" w:hAnsi="Tahoma" w:cs="Tahoma"/>
          <w:color w:val="000000"/>
          <w:sz w:val="22"/>
          <w:szCs w:val="22"/>
        </w:rPr>
        <w:t xml:space="preserve"> Por fim, a(s) Contratada(s) deverá(</w:t>
      </w:r>
      <w:proofErr w:type="spellStart"/>
      <w:r>
        <w:rPr>
          <w:rFonts w:ascii="Tahoma" w:hAnsi="Tahoma" w:cs="Tahoma"/>
          <w:color w:val="000000"/>
          <w:sz w:val="22"/>
          <w:szCs w:val="22"/>
        </w:rPr>
        <w:t>ão</w:t>
      </w:r>
      <w:proofErr w:type="spellEnd"/>
      <w:r>
        <w:rPr>
          <w:rFonts w:ascii="Tahoma" w:hAnsi="Tahoma" w:cs="Tahoma"/>
          <w:color w:val="000000"/>
          <w:sz w:val="22"/>
          <w:szCs w:val="22"/>
        </w:rPr>
        <w:t>) obs</w:t>
      </w:r>
      <w:r w:rsidRPr="00273662">
        <w:rPr>
          <w:rFonts w:ascii="Tahoma" w:hAnsi="Tahoma" w:cs="Tahoma"/>
          <w:color w:val="000000"/>
          <w:sz w:val="22"/>
          <w:szCs w:val="22"/>
        </w:rPr>
        <w:t>ervar as boas práticas, técnica e ambientalmente recomendadas, quando da realização de serviços e/ou fornecimento de bens, que correrão sob sua inteira e exclusiva responsabilidade</w:t>
      </w:r>
      <w:r>
        <w:rPr>
          <w:rFonts w:ascii="Tahoma" w:hAnsi="Tahoma" w:cs="Tahoma"/>
          <w:color w:val="000000"/>
          <w:sz w:val="22"/>
          <w:szCs w:val="22"/>
        </w:rPr>
        <w:t>.</w:t>
      </w:r>
    </w:p>
    <w:p w14:paraId="321EE2AB" w14:textId="77777777" w:rsidR="004B1991" w:rsidRDefault="004B1991" w:rsidP="004B1991">
      <w:pPr>
        <w:autoSpaceDE w:val="0"/>
        <w:autoSpaceDN w:val="0"/>
        <w:adjustRightInd w:val="0"/>
        <w:spacing w:line="360" w:lineRule="auto"/>
        <w:ind w:firstLine="708"/>
        <w:jc w:val="both"/>
        <w:rPr>
          <w:rFonts w:ascii="Tahoma" w:hAnsi="Tahoma" w:cs="Tahoma"/>
          <w:sz w:val="22"/>
          <w:szCs w:val="22"/>
        </w:rPr>
      </w:pPr>
    </w:p>
    <w:p w14:paraId="7966E4E9" w14:textId="31B10C15" w:rsidR="00506BB7" w:rsidRDefault="00506BB7" w:rsidP="004B1991">
      <w:pPr>
        <w:autoSpaceDE w:val="0"/>
        <w:autoSpaceDN w:val="0"/>
        <w:adjustRightInd w:val="0"/>
        <w:spacing w:line="360" w:lineRule="auto"/>
        <w:ind w:firstLine="708"/>
        <w:jc w:val="both"/>
        <w:rPr>
          <w:rFonts w:ascii="Tahoma" w:hAnsi="Tahoma" w:cs="Tahoma"/>
          <w:sz w:val="22"/>
          <w:szCs w:val="22"/>
        </w:rPr>
      </w:pPr>
      <w:r w:rsidRPr="00813A4E">
        <w:rPr>
          <w:rFonts w:ascii="Tahoma" w:hAnsi="Tahoma" w:cs="Tahoma"/>
          <w:sz w:val="22"/>
          <w:szCs w:val="22"/>
        </w:rPr>
        <w:t>4.</w:t>
      </w:r>
      <w:r w:rsidR="00FC699D">
        <w:rPr>
          <w:rFonts w:ascii="Tahoma" w:hAnsi="Tahoma" w:cs="Tahoma"/>
          <w:sz w:val="22"/>
          <w:szCs w:val="22"/>
        </w:rPr>
        <w:t>4</w:t>
      </w:r>
      <w:r w:rsidRPr="00813A4E">
        <w:rPr>
          <w:rFonts w:ascii="Tahoma" w:hAnsi="Tahoma" w:cs="Tahoma"/>
          <w:sz w:val="22"/>
          <w:szCs w:val="22"/>
        </w:rPr>
        <w:t xml:space="preserve"> As normas de segurança constantes deste Termo de Referência não desobrigam a Contratada do cumprimento de outras disposições legais, federais, estaduais e municipais pertinentes, sendo de sua inteira responsabilidade os processos, ações ou reclamações movidas por pessoas físicas ou jurídicas em decorrência de negligência nas precauções exigidas referentes aos materiais.</w:t>
      </w:r>
    </w:p>
    <w:p w14:paraId="70294DD4" w14:textId="77777777" w:rsidR="00427550" w:rsidRPr="00813A4E" w:rsidRDefault="00427550" w:rsidP="004B1991">
      <w:pPr>
        <w:autoSpaceDE w:val="0"/>
        <w:autoSpaceDN w:val="0"/>
        <w:adjustRightInd w:val="0"/>
        <w:spacing w:line="360" w:lineRule="auto"/>
        <w:ind w:firstLine="708"/>
        <w:jc w:val="both"/>
        <w:rPr>
          <w:rFonts w:ascii="Tahoma" w:hAnsi="Tahoma" w:cs="Tahoma"/>
          <w:color w:val="000000"/>
          <w:sz w:val="22"/>
          <w:szCs w:val="22"/>
        </w:rPr>
      </w:pPr>
    </w:p>
    <w:p w14:paraId="314453FD" w14:textId="3DB22FF4" w:rsidR="008A2FD7" w:rsidRPr="001C6DBD" w:rsidRDefault="00490FB8" w:rsidP="00F2752E">
      <w:pPr>
        <w:pStyle w:val="Nivel2"/>
        <w:ind w:firstLine="0"/>
        <w:rPr>
          <w:b/>
        </w:rPr>
      </w:pPr>
      <w:r w:rsidRPr="001C6DBD">
        <w:rPr>
          <w:b/>
        </w:rPr>
        <w:t>Indicação de marcas ou modelos</w:t>
      </w:r>
    </w:p>
    <w:p w14:paraId="1EE64A73" w14:textId="03C2EAF5" w:rsidR="00F07177" w:rsidRDefault="006274CC" w:rsidP="00F07177">
      <w:pPr>
        <w:pStyle w:val="Nivel2"/>
      </w:pPr>
      <w:r w:rsidRPr="001C6DBD">
        <w:t>4.</w:t>
      </w:r>
      <w:r w:rsidR="00D54A2B">
        <w:t>5</w:t>
      </w:r>
      <w:r w:rsidRPr="001C6DBD">
        <w:t xml:space="preserve"> </w:t>
      </w:r>
      <w:r w:rsidR="00E35AE6" w:rsidRPr="001C6DBD">
        <w:t>A indicação de marca/modelo/fabricante dos produtos é apenas referencial podendo ser ofertada outra desde que atenda as especificações solicitadas no Termo de Referência.</w:t>
      </w:r>
    </w:p>
    <w:p w14:paraId="29BB1AD9" w14:textId="77777777" w:rsidR="00F32FD9" w:rsidRDefault="00F32FD9" w:rsidP="00F32FD9">
      <w:pPr>
        <w:spacing w:line="360" w:lineRule="auto"/>
        <w:jc w:val="both"/>
        <w:rPr>
          <w:rFonts w:ascii="Tahoma" w:hAnsi="Tahoma" w:cs="Tahoma"/>
          <w:color w:val="000000"/>
          <w:sz w:val="22"/>
          <w:szCs w:val="22"/>
        </w:rPr>
      </w:pPr>
    </w:p>
    <w:p w14:paraId="28D2D19E" w14:textId="08A87E48" w:rsidR="00200B16" w:rsidRDefault="00200B16" w:rsidP="00E475E5">
      <w:pPr>
        <w:spacing w:line="360" w:lineRule="auto"/>
        <w:jc w:val="both"/>
        <w:rPr>
          <w:rFonts w:ascii="Tahoma" w:hAnsi="Tahoma" w:cs="Tahoma"/>
          <w:b/>
          <w:color w:val="000000" w:themeColor="text1"/>
          <w:sz w:val="22"/>
          <w:szCs w:val="22"/>
        </w:rPr>
      </w:pPr>
      <w:r w:rsidRPr="001C6DBD">
        <w:rPr>
          <w:rFonts w:ascii="Tahoma" w:hAnsi="Tahoma" w:cs="Tahoma"/>
          <w:b/>
          <w:color w:val="000000" w:themeColor="text1"/>
          <w:sz w:val="22"/>
          <w:szCs w:val="22"/>
        </w:rPr>
        <w:t xml:space="preserve">5 – Modelo de </w:t>
      </w:r>
      <w:r w:rsidR="00654C0A" w:rsidRPr="001C6DBD">
        <w:rPr>
          <w:rFonts w:ascii="Tahoma" w:hAnsi="Tahoma" w:cs="Tahoma"/>
          <w:b/>
          <w:color w:val="000000" w:themeColor="text1"/>
          <w:sz w:val="22"/>
          <w:szCs w:val="22"/>
        </w:rPr>
        <w:t>E</w:t>
      </w:r>
      <w:r w:rsidRPr="001C6DBD">
        <w:rPr>
          <w:rFonts w:ascii="Tahoma" w:hAnsi="Tahoma" w:cs="Tahoma"/>
          <w:b/>
          <w:color w:val="000000" w:themeColor="text1"/>
          <w:sz w:val="22"/>
          <w:szCs w:val="22"/>
        </w:rPr>
        <w:t xml:space="preserve">xecução do </w:t>
      </w:r>
      <w:r w:rsidR="00654C0A" w:rsidRPr="001C6DBD">
        <w:rPr>
          <w:rFonts w:ascii="Tahoma" w:hAnsi="Tahoma" w:cs="Tahoma"/>
          <w:b/>
          <w:color w:val="000000" w:themeColor="text1"/>
          <w:sz w:val="22"/>
          <w:szCs w:val="22"/>
        </w:rPr>
        <w:t>O</w:t>
      </w:r>
      <w:r w:rsidRPr="001C6DBD">
        <w:rPr>
          <w:rFonts w:ascii="Tahoma" w:hAnsi="Tahoma" w:cs="Tahoma"/>
          <w:b/>
          <w:color w:val="000000" w:themeColor="text1"/>
          <w:sz w:val="22"/>
          <w:szCs w:val="22"/>
        </w:rPr>
        <w:t>bjeto</w:t>
      </w:r>
    </w:p>
    <w:p w14:paraId="430149A0" w14:textId="77777777" w:rsidR="003E1CB6" w:rsidRPr="001C6DBD" w:rsidRDefault="003E1CB6" w:rsidP="00E475E5">
      <w:pPr>
        <w:spacing w:line="360" w:lineRule="auto"/>
        <w:jc w:val="both"/>
        <w:rPr>
          <w:rFonts w:ascii="Tahoma" w:hAnsi="Tahoma" w:cs="Tahoma"/>
          <w:b/>
          <w:color w:val="000000" w:themeColor="text1"/>
          <w:sz w:val="22"/>
          <w:szCs w:val="22"/>
        </w:rPr>
      </w:pPr>
    </w:p>
    <w:p w14:paraId="0D784F01" w14:textId="1F4DADFF" w:rsidR="001C6DBD" w:rsidRDefault="00200B16" w:rsidP="00427550">
      <w:pPr>
        <w:pStyle w:val="PargrafodaLista"/>
        <w:ind w:left="0"/>
        <w:rPr>
          <w:rFonts w:ascii="Tahoma" w:hAnsi="Tahoma"/>
          <w:b/>
          <w:bCs/>
          <w:sz w:val="22"/>
          <w:szCs w:val="22"/>
        </w:rPr>
      </w:pPr>
      <w:r w:rsidRPr="001C6DBD">
        <w:rPr>
          <w:rFonts w:ascii="Tahoma" w:hAnsi="Tahoma"/>
          <w:b/>
          <w:bCs/>
          <w:sz w:val="22"/>
          <w:szCs w:val="22"/>
        </w:rPr>
        <w:t>Prazo e local de entrega dos produtos</w:t>
      </w:r>
    </w:p>
    <w:p w14:paraId="0218C01F" w14:textId="77777777" w:rsidR="00427550" w:rsidRDefault="00427550" w:rsidP="00427550">
      <w:pPr>
        <w:pStyle w:val="PargrafodaLista"/>
        <w:ind w:left="0"/>
        <w:rPr>
          <w:rFonts w:ascii="Tahoma" w:hAnsi="Tahoma"/>
          <w:sz w:val="22"/>
          <w:szCs w:val="22"/>
        </w:rPr>
      </w:pPr>
    </w:p>
    <w:p w14:paraId="2D4461BB" w14:textId="624D8DF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5.1</w:t>
      </w:r>
      <w:r w:rsidRPr="00C20B1A">
        <w:rPr>
          <w:rFonts w:ascii="Tahoma" w:hAnsi="Tahoma"/>
          <w:sz w:val="22"/>
          <w:szCs w:val="22"/>
        </w:rPr>
        <w:t xml:space="preserve"> O prazo de entrega dos bens</w:t>
      </w:r>
      <w:r w:rsidR="003E1CB6">
        <w:rPr>
          <w:rFonts w:ascii="Tahoma" w:hAnsi="Tahoma"/>
          <w:sz w:val="22"/>
          <w:szCs w:val="22"/>
        </w:rPr>
        <w:t xml:space="preserve"> é d</w:t>
      </w:r>
      <w:r w:rsidRPr="00C20B1A">
        <w:rPr>
          <w:rFonts w:ascii="Tahoma" w:hAnsi="Tahoma"/>
          <w:sz w:val="22"/>
          <w:szCs w:val="22"/>
        </w:rPr>
        <w:t xml:space="preserve">e até 30 (trinta) dias, </w:t>
      </w:r>
      <w:r w:rsidR="00565925">
        <w:rPr>
          <w:rFonts w:ascii="Tahoma" w:hAnsi="Tahoma"/>
          <w:sz w:val="22"/>
          <w:szCs w:val="22"/>
        </w:rPr>
        <w:t>exceto para o item 33 do lote 2 que é de 60 (sessen</w:t>
      </w:r>
      <w:r w:rsidR="00E71BE6">
        <w:rPr>
          <w:rFonts w:ascii="Tahoma" w:hAnsi="Tahoma"/>
          <w:sz w:val="22"/>
          <w:szCs w:val="22"/>
        </w:rPr>
        <w:t>ta</w:t>
      </w:r>
      <w:r w:rsidR="00062D88">
        <w:rPr>
          <w:rFonts w:ascii="Tahoma" w:hAnsi="Tahoma"/>
          <w:sz w:val="22"/>
          <w:szCs w:val="22"/>
        </w:rPr>
        <w:t xml:space="preserve">) dias, </w:t>
      </w:r>
      <w:r w:rsidR="00427550">
        <w:rPr>
          <w:rFonts w:ascii="Tahoma" w:hAnsi="Tahoma"/>
          <w:sz w:val="22"/>
          <w:szCs w:val="22"/>
        </w:rPr>
        <w:t>a contar do terceiro dia útil subsequente à emissão da Autorização de Compra, podendo ser prorrogado conforme legislação atinente</w:t>
      </w:r>
      <w:r w:rsidRPr="00C20B1A">
        <w:rPr>
          <w:rFonts w:ascii="Tahoma" w:hAnsi="Tahoma"/>
          <w:sz w:val="22"/>
          <w:szCs w:val="22"/>
        </w:rPr>
        <w:t xml:space="preserve">. </w:t>
      </w:r>
    </w:p>
    <w:p w14:paraId="33661DF9"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6F98A788"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5.2</w:t>
      </w:r>
      <w:r w:rsidRPr="00C20B1A">
        <w:rPr>
          <w:rFonts w:ascii="Tahoma" w:hAnsi="Tahoma"/>
          <w:sz w:val="22"/>
          <w:szCs w:val="22"/>
        </w:rPr>
        <w:t xml:space="preserve"> Caso não seja possível a entrega na data assinalada, o fornecedor deverá comunicar as razões respectivas com pelo menos 05 (cinco) dias de antecedência para </w:t>
      </w:r>
      <w:r w:rsidRPr="00C20B1A">
        <w:rPr>
          <w:rFonts w:ascii="Tahoma" w:hAnsi="Tahoma"/>
          <w:sz w:val="22"/>
          <w:szCs w:val="22"/>
        </w:rPr>
        <w:lastRenderedPageBreak/>
        <w:t xml:space="preserve">que qualquer pleito de prorrogação de prazo seja analisado, ressalvadas situações de caso fortuito e força maior. </w:t>
      </w:r>
    </w:p>
    <w:p w14:paraId="4E5FF096"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519D7EC9"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5.3</w:t>
      </w:r>
      <w:r w:rsidRPr="00C20B1A">
        <w:rPr>
          <w:rFonts w:ascii="Tahoma" w:hAnsi="Tahoma"/>
          <w:sz w:val="22"/>
          <w:szCs w:val="22"/>
        </w:rPr>
        <w:t xml:space="preserve"> Os bens deverão ser entregues na Portaria de Carga e Descarga da Assembleia Legislativa do Estado de São Paulo, localizada na Rua Abílio Soares, na altura do número 1.846, próximo da esquina com a Av. Pedro Álvares Cabral, 201, Moema, São Paulo/SP. </w:t>
      </w:r>
    </w:p>
    <w:p w14:paraId="2215CC1F" w14:textId="77777777" w:rsidR="001C6DBD" w:rsidRPr="00C20B1A" w:rsidRDefault="001C6DBD" w:rsidP="001C6DBD">
      <w:pPr>
        <w:pStyle w:val="PargrafodaLista"/>
        <w:spacing w:line="360" w:lineRule="auto"/>
        <w:ind w:left="0" w:firstLine="708"/>
        <w:jc w:val="both"/>
        <w:rPr>
          <w:rFonts w:ascii="Tahoma" w:hAnsi="Tahoma"/>
          <w:sz w:val="22"/>
          <w:szCs w:val="22"/>
        </w:rPr>
      </w:pPr>
      <w:r w:rsidRPr="00C20B1A">
        <w:rPr>
          <w:rFonts w:ascii="Tahoma" w:hAnsi="Tahoma"/>
          <w:sz w:val="22"/>
          <w:szCs w:val="22"/>
        </w:rPr>
        <w:t xml:space="preserve">Divisão de Almoxarifado, Subsolo, sala S01, telefone: 3886-6191. </w:t>
      </w:r>
    </w:p>
    <w:p w14:paraId="394498B4"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17A30A42" w14:textId="7DEA6458" w:rsidR="001C6DBD" w:rsidRDefault="001C6DBD" w:rsidP="001C6DBD">
      <w:pPr>
        <w:pStyle w:val="PargrafodaLista"/>
        <w:spacing w:line="360" w:lineRule="auto"/>
        <w:ind w:left="0"/>
        <w:jc w:val="both"/>
        <w:rPr>
          <w:rFonts w:ascii="Tahoma" w:hAnsi="Tahoma"/>
          <w:sz w:val="22"/>
          <w:szCs w:val="22"/>
        </w:rPr>
      </w:pPr>
      <w:r>
        <w:rPr>
          <w:rFonts w:ascii="Tahoma" w:hAnsi="Tahoma"/>
          <w:sz w:val="22"/>
          <w:szCs w:val="22"/>
        </w:rPr>
        <w:t>5.3.1</w:t>
      </w:r>
      <w:r w:rsidRPr="00C20B1A">
        <w:rPr>
          <w:rFonts w:ascii="Tahoma" w:hAnsi="Tahoma"/>
          <w:sz w:val="22"/>
          <w:szCs w:val="22"/>
        </w:rPr>
        <w:t xml:space="preserve"> Horário de entrega: preferencialmente</w:t>
      </w:r>
      <w:r w:rsidR="00F07177">
        <w:rPr>
          <w:rFonts w:ascii="Tahoma" w:hAnsi="Tahoma"/>
          <w:sz w:val="22"/>
          <w:szCs w:val="22"/>
        </w:rPr>
        <w:t>,</w:t>
      </w:r>
      <w:r w:rsidRPr="00C20B1A">
        <w:rPr>
          <w:rFonts w:ascii="Tahoma" w:hAnsi="Tahoma"/>
          <w:sz w:val="22"/>
          <w:szCs w:val="22"/>
        </w:rPr>
        <w:t xml:space="preserve"> das 10h às 18h. Deverá ser considerada zona de restrição que impede caminhões de grande porte de circular na região da ALESP.</w:t>
      </w:r>
    </w:p>
    <w:p w14:paraId="2418842C" w14:textId="5B935DBB" w:rsidR="008639B4" w:rsidRDefault="008639B4" w:rsidP="001C6DBD">
      <w:pPr>
        <w:pStyle w:val="PargrafodaLista"/>
        <w:spacing w:line="360" w:lineRule="auto"/>
        <w:ind w:left="0"/>
        <w:jc w:val="both"/>
        <w:rPr>
          <w:rFonts w:ascii="Tahoma" w:hAnsi="Tahoma"/>
          <w:sz w:val="22"/>
          <w:szCs w:val="22"/>
        </w:rPr>
      </w:pPr>
    </w:p>
    <w:p w14:paraId="085E8BB1" w14:textId="7C07F098" w:rsidR="008639B4" w:rsidRPr="008639B4" w:rsidRDefault="008639B4" w:rsidP="008639B4">
      <w:pPr>
        <w:spacing w:line="360" w:lineRule="auto"/>
        <w:jc w:val="both"/>
        <w:rPr>
          <w:rFonts w:ascii="Tahoma" w:eastAsiaTheme="minorEastAsia" w:hAnsi="Tahoma" w:cs="Tahoma"/>
          <w:sz w:val="22"/>
          <w:szCs w:val="22"/>
        </w:rPr>
      </w:pPr>
      <w:r w:rsidRPr="008639B4">
        <w:rPr>
          <w:rFonts w:ascii="Tahoma" w:eastAsiaTheme="minorEastAsia" w:hAnsi="Tahoma"/>
          <w:sz w:val="22"/>
          <w:szCs w:val="22"/>
        </w:rPr>
        <w:t>5.3.2 Caso a entrega seja efetuada por terceiros, o material será recebido apenas se</w:t>
      </w:r>
      <w:r>
        <w:rPr>
          <w:rFonts w:ascii="Tahoma" w:eastAsiaTheme="minorEastAsia" w:hAnsi="Tahoma"/>
          <w:sz w:val="22"/>
          <w:szCs w:val="22"/>
        </w:rPr>
        <w:t xml:space="preserve"> </w:t>
      </w:r>
      <w:r w:rsidRPr="008639B4">
        <w:rPr>
          <w:rFonts w:ascii="Tahoma" w:eastAsiaTheme="minorEastAsia" w:hAnsi="Tahoma" w:cs="Tahoma"/>
          <w:sz w:val="22"/>
          <w:szCs w:val="22"/>
        </w:rPr>
        <w:t>estiver acompanhado da Nota Fiscal da Contratada e com os dados do contrato em local</w:t>
      </w:r>
    </w:p>
    <w:p w14:paraId="3F7FAF4B" w14:textId="2E21B3D5" w:rsidR="008639B4" w:rsidRDefault="008639B4" w:rsidP="008639B4">
      <w:pPr>
        <w:pStyle w:val="PargrafodaLista"/>
        <w:spacing w:line="360" w:lineRule="auto"/>
        <w:ind w:left="0"/>
        <w:jc w:val="both"/>
        <w:rPr>
          <w:rFonts w:ascii="Tahoma" w:hAnsi="Tahoma"/>
          <w:sz w:val="22"/>
          <w:szCs w:val="22"/>
        </w:rPr>
      </w:pPr>
      <w:r w:rsidRPr="008639B4">
        <w:rPr>
          <w:rFonts w:ascii="Tahoma" w:hAnsi="Tahoma"/>
          <w:sz w:val="22"/>
          <w:szCs w:val="22"/>
        </w:rPr>
        <w:t>visível para que seja possível a identificação.</w:t>
      </w:r>
    </w:p>
    <w:p w14:paraId="64CD49C9" w14:textId="77777777" w:rsidR="001C6DBD" w:rsidRDefault="001C6DBD" w:rsidP="001C6DBD">
      <w:pPr>
        <w:pStyle w:val="PargrafodaLista"/>
        <w:spacing w:line="360" w:lineRule="auto"/>
        <w:ind w:left="0" w:firstLine="708"/>
        <w:jc w:val="both"/>
        <w:rPr>
          <w:rStyle w:val="Fontepargpadro6"/>
          <w:rFonts w:ascii="Tahoma" w:hAnsi="Tahoma"/>
          <w:sz w:val="22"/>
          <w:szCs w:val="22"/>
          <w:lang w:eastAsia="ar-SA"/>
        </w:rPr>
      </w:pPr>
    </w:p>
    <w:p w14:paraId="46352F29" w14:textId="1468238A" w:rsidR="00687923" w:rsidRPr="006D7516" w:rsidRDefault="001C6DBD" w:rsidP="00E35AE6">
      <w:pPr>
        <w:pStyle w:val="PargrafodaLista"/>
        <w:spacing w:line="360" w:lineRule="auto"/>
        <w:ind w:left="0"/>
        <w:jc w:val="both"/>
        <w:rPr>
          <w:rStyle w:val="Fontepargpadro6"/>
          <w:rFonts w:ascii="Tahoma" w:hAnsi="Tahoma"/>
          <w:sz w:val="22"/>
          <w:szCs w:val="22"/>
          <w:lang w:eastAsia="ar-SA"/>
        </w:rPr>
      </w:pPr>
      <w:r w:rsidRPr="006D7516">
        <w:rPr>
          <w:rStyle w:val="Fontepargpadro6"/>
          <w:rFonts w:ascii="Tahoma" w:hAnsi="Tahoma"/>
          <w:sz w:val="22"/>
          <w:szCs w:val="22"/>
          <w:lang w:eastAsia="ar-SA"/>
        </w:rPr>
        <w:t>5.3.</w:t>
      </w:r>
      <w:r w:rsidR="008639B4">
        <w:rPr>
          <w:rStyle w:val="Fontepargpadro6"/>
          <w:rFonts w:ascii="Tahoma" w:hAnsi="Tahoma"/>
          <w:sz w:val="22"/>
          <w:szCs w:val="22"/>
          <w:lang w:eastAsia="ar-SA"/>
        </w:rPr>
        <w:t>3</w:t>
      </w:r>
      <w:r w:rsidRPr="006D7516">
        <w:rPr>
          <w:rStyle w:val="Fontepargpadro6"/>
          <w:rFonts w:ascii="Tahoma" w:hAnsi="Tahoma"/>
          <w:sz w:val="22"/>
          <w:szCs w:val="22"/>
          <w:lang w:eastAsia="ar-SA"/>
        </w:rPr>
        <w:t xml:space="preserve"> </w:t>
      </w:r>
      <w:r w:rsidR="00687923" w:rsidRPr="006D7516">
        <w:rPr>
          <w:rStyle w:val="Fontepargpadro6"/>
          <w:rFonts w:ascii="Tahoma" w:hAnsi="Tahoma"/>
          <w:sz w:val="22"/>
          <w:szCs w:val="22"/>
          <w:lang w:eastAsia="ar-SA"/>
        </w:rPr>
        <w:t>D</w:t>
      </w:r>
      <w:r w:rsidR="006D7516" w:rsidRPr="006D7516">
        <w:rPr>
          <w:rStyle w:val="Fontepargpadro6"/>
          <w:rFonts w:ascii="Tahoma" w:hAnsi="Tahoma"/>
          <w:sz w:val="22"/>
          <w:szCs w:val="22"/>
          <w:lang w:eastAsia="ar-SA"/>
        </w:rPr>
        <w:t>e</w:t>
      </w:r>
      <w:r w:rsidR="00687923" w:rsidRPr="006D7516">
        <w:rPr>
          <w:rStyle w:val="Fontepargpadro6"/>
          <w:rFonts w:ascii="Tahoma" w:hAnsi="Tahoma"/>
          <w:sz w:val="22"/>
          <w:szCs w:val="22"/>
          <w:lang w:eastAsia="ar-SA"/>
        </w:rPr>
        <w:t xml:space="preserve"> forma a permitir completa segurança durante o transporte e recebimento do objeto, o</w:t>
      </w:r>
      <w:r w:rsidRPr="006D7516">
        <w:rPr>
          <w:rStyle w:val="Fontepargpadro6"/>
          <w:rFonts w:ascii="Tahoma" w:hAnsi="Tahoma"/>
          <w:sz w:val="22"/>
          <w:szCs w:val="22"/>
          <w:lang w:eastAsia="ar-SA"/>
        </w:rPr>
        <w:t>(s) material(</w:t>
      </w:r>
      <w:proofErr w:type="spellStart"/>
      <w:r w:rsidRPr="006D7516">
        <w:rPr>
          <w:rStyle w:val="Fontepargpadro6"/>
          <w:rFonts w:ascii="Tahoma" w:hAnsi="Tahoma"/>
          <w:sz w:val="22"/>
          <w:szCs w:val="22"/>
          <w:lang w:eastAsia="ar-SA"/>
        </w:rPr>
        <w:t>is</w:t>
      </w:r>
      <w:proofErr w:type="spellEnd"/>
      <w:r w:rsidRPr="006D7516">
        <w:rPr>
          <w:rStyle w:val="Fontepargpadro6"/>
          <w:rFonts w:ascii="Tahoma" w:hAnsi="Tahoma"/>
          <w:sz w:val="22"/>
          <w:szCs w:val="22"/>
          <w:lang w:eastAsia="ar-SA"/>
        </w:rPr>
        <w:t>) deverá(</w:t>
      </w:r>
      <w:proofErr w:type="spellStart"/>
      <w:r w:rsidRPr="006D7516">
        <w:rPr>
          <w:rStyle w:val="Fontepargpadro6"/>
          <w:rFonts w:ascii="Tahoma" w:hAnsi="Tahoma"/>
          <w:sz w:val="22"/>
          <w:szCs w:val="22"/>
          <w:lang w:eastAsia="ar-SA"/>
        </w:rPr>
        <w:t>ão</w:t>
      </w:r>
      <w:proofErr w:type="spellEnd"/>
      <w:r w:rsidRPr="006D7516">
        <w:rPr>
          <w:rStyle w:val="Fontepargpadro6"/>
          <w:rFonts w:ascii="Tahoma" w:hAnsi="Tahoma"/>
          <w:sz w:val="22"/>
          <w:szCs w:val="22"/>
          <w:lang w:eastAsia="ar-SA"/>
        </w:rPr>
        <w:t xml:space="preserve">) ser entregue(s) acondicionado(s) adequadamente, </w:t>
      </w:r>
      <w:r w:rsidR="00687923" w:rsidRPr="006D7516">
        <w:rPr>
          <w:rStyle w:val="Fontepargpadro6"/>
          <w:rFonts w:ascii="Tahoma" w:hAnsi="Tahoma"/>
          <w:sz w:val="22"/>
          <w:szCs w:val="22"/>
          <w:lang w:eastAsia="ar-SA"/>
        </w:rPr>
        <w:t>devendo ser entregues em embalagem lacrada, devidamente identificada com a descrição e quantidade do material contido, com rótulo próprio e em perfeito estado de conservação,</w:t>
      </w:r>
      <w:r w:rsidR="006D7516" w:rsidRPr="006D7516">
        <w:rPr>
          <w:rStyle w:val="Fontepargpadro6"/>
          <w:rFonts w:ascii="Tahoma" w:hAnsi="Tahoma"/>
          <w:sz w:val="22"/>
          <w:szCs w:val="22"/>
          <w:lang w:eastAsia="ar-SA"/>
        </w:rPr>
        <w:t xml:space="preserve"> </w:t>
      </w:r>
      <w:r w:rsidR="00687923" w:rsidRPr="006D7516">
        <w:rPr>
          <w:rFonts w:ascii="Tahoma" w:hAnsi="Tahoma"/>
          <w:sz w:val="22"/>
          <w:szCs w:val="22"/>
        </w:rPr>
        <w:t>sem sinais de violação, bem como sem nenhum dano</w:t>
      </w:r>
      <w:r w:rsidR="008F0E0B">
        <w:rPr>
          <w:rFonts w:ascii="Tahoma" w:hAnsi="Tahoma"/>
          <w:sz w:val="22"/>
          <w:szCs w:val="22"/>
        </w:rPr>
        <w:t>.</w:t>
      </w:r>
    </w:p>
    <w:p w14:paraId="0C488F6C" w14:textId="77777777" w:rsidR="00F07177" w:rsidRPr="00E35AE6" w:rsidRDefault="00F07177" w:rsidP="00E35AE6">
      <w:pPr>
        <w:pStyle w:val="PargrafodaLista"/>
        <w:spacing w:line="360" w:lineRule="auto"/>
        <w:ind w:left="0"/>
        <w:jc w:val="both"/>
        <w:rPr>
          <w:rFonts w:ascii="Tahoma" w:hAnsi="Tahoma"/>
          <w:sz w:val="22"/>
          <w:szCs w:val="22"/>
          <w:lang w:eastAsia="ar-SA"/>
        </w:rPr>
      </w:pPr>
    </w:p>
    <w:p w14:paraId="656C88EE" w14:textId="77777777" w:rsidR="001C6DBD" w:rsidRDefault="001C6DBD" w:rsidP="001C6DBD">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Penalidades</w:t>
      </w:r>
    </w:p>
    <w:p w14:paraId="0FCE11FE" w14:textId="77777777" w:rsidR="001C6DBD" w:rsidRDefault="001C6DBD" w:rsidP="001C6DBD">
      <w:pPr>
        <w:spacing w:line="360" w:lineRule="auto"/>
        <w:jc w:val="both"/>
        <w:rPr>
          <w:rFonts w:ascii="Tahoma" w:hAnsi="Tahoma" w:cs="Tahoma"/>
          <w:sz w:val="22"/>
          <w:szCs w:val="22"/>
        </w:rPr>
      </w:pPr>
    </w:p>
    <w:p w14:paraId="6F94F697" w14:textId="77777777" w:rsidR="001C6DBD" w:rsidRDefault="001C6DBD" w:rsidP="001C6DBD">
      <w:pPr>
        <w:spacing w:line="360" w:lineRule="auto"/>
        <w:ind w:firstLine="708"/>
        <w:jc w:val="both"/>
        <w:rPr>
          <w:rFonts w:ascii="Tahoma" w:hAnsi="Tahoma" w:cs="Tahoma"/>
          <w:sz w:val="22"/>
          <w:szCs w:val="22"/>
        </w:rPr>
      </w:pPr>
      <w:r>
        <w:rPr>
          <w:rFonts w:ascii="Tahoma" w:hAnsi="Tahoma" w:cs="Tahoma"/>
          <w:sz w:val="22"/>
          <w:szCs w:val="22"/>
        </w:rPr>
        <w:t xml:space="preserve">5.4 </w:t>
      </w:r>
      <w:r w:rsidRPr="00815B54">
        <w:rPr>
          <w:rFonts w:ascii="Tahoma" w:hAnsi="Tahoma" w:cs="Tahoma"/>
          <w:sz w:val="22"/>
          <w:szCs w:val="22"/>
        </w:rPr>
        <w:t xml:space="preserve">O descumprimento de quaisquer das obrigações assumidas neste instrumento e fixadas no Termo de Referência importará a aplicação das seguintes penalidades: </w:t>
      </w:r>
    </w:p>
    <w:p w14:paraId="015ED74B" w14:textId="77777777" w:rsidR="00F32FD9" w:rsidRDefault="00F32FD9" w:rsidP="001C6DBD">
      <w:pPr>
        <w:spacing w:line="360" w:lineRule="auto"/>
        <w:jc w:val="both"/>
        <w:rPr>
          <w:rFonts w:ascii="Tahoma" w:hAnsi="Tahoma" w:cs="Tahoma"/>
          <w:sz w:val="22"/>
          <w:szCs w:val="22"/>
        </w:rPr>
      </w:pPr>
    </w:p>
    <w:p w14:paraId="265AF58C"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5.4.1 </w:t>
      </w:r>
      <w:r w:rsidRPr="00404033">
        <w:rPr>
          <w:rFonts w:ascii="Tahoma" w:hAnsi="Tahoma" w:cs="Tahoma"/>
          <w:sz w:val="22"/>
          <w:szCs w:val="22"/>
        </w:rPr>
        <w:t>Advertência quando não se justificar a imposição de penalidade mais grave</w:t>
      </w:r>
      <w:r>
        <w:rPr>
          <w:rFonts w:ascii="Tahoma" w:hAnsi="Tahoma" w:cs="Tahoma"/>
          <w:sz w:val="22"/>
          <w:szCs w:val="22"/>
        </w:rPr>
        <w:t>.</w:t>
      </w:r>
    </w:p>
    <w:p w14:paraId="0A8ABD20" w14:textId="77777777" w:rsidR="000F544C" w:rsidRDefault="000F544C" w:rsidP="000F544C">
      <w:pPr>
        <w:adjustRightInd w:val="0"/>
        <w:spacing w:line="360" w:lineRule="auto"/>
        <w:jc w:val="both"/>
        <w:rPr>
          <w:rFonts w:ascii="Tahoma" w:hAnsi="Tahoma" w:cs="Tahoma"/>
          <w:sz w:val="22"/>
          <w:szCs w:val="22"/>
        </w:rPr>
      </w:pPr>
    </w:p>
    <w:p w14:paraId="0786301F" w14:textId="77777777" w:rsidR="000F544C" w:rsidRPr="00404033" w:rsidRDefault="000F544C" w:rsidP="000F544C">
      <w:pPr>
        <w:adjustRightInd w:val="0"/>
        <w:spacing w:line="360" w:lineRule="auto"/>
        <w:jc w:val="both"/>
        <w:rPr>
          <w:rFonts w:ascii="Tahoma" w:hAnsi="Tahoma" w:cs="Tahoma"/>
          <w:sz w:val="22"/>
          <w:szCs w:val="22"/>
        </w:rPr>
      </w:pPr>
      <w:r>
        <w:rPr>
          <w:rFonts w:ascii="Tahoma" w:hAnsi="Tahoma" w:cs="Tahoma"/>
          <w:sz w:val="22"/>
          <w:szCs w:val="22"/>
        </w:rPr>
        <w:lastRenderedPageBreak/>
        <w:t xml:space="preserve">5.4.2 </w:t>
      </w:r>
      <w:r w:rsidRPr="00404033">
        <w:rPr>
          <w:rFonts w:ascii="Tahoma" w:hAnsi="Tahoma" w:cs="Tahoma"/>
          <w:sz w:val="22"/>
          <w:szCs w:val="22"/>
        </w:rPr>
        <w:t>Multa moratória de 0,</w:t>
      </w:r>
      <w:r>
        <w:rPr>
          <w:rFonts w:ascii="Tahoma" w:hAnsi="Tahoma" w:cs="Tahoma"/>
          <w:sz w:val="22"/>
          <w:szCs w:val="22"/>
        </w:rPr>
        <w:t>5</w:t>
      </w:r>
      <w:r w:rsidRPr="00404033">
        <w:rPr>
          <w:rFonts w:ascii="Tahoma" w:hAnsi="Tahoma" w:cs="Tahoma"/>
          <w:sz w:val="22"/>
          <w:szCs w:val="22"/>
        </w:rPr>
        <w:t>% (</w:t>
      </w:r>
      <w:r>
        <w:rPr>
          <w:rFonts w:ascii="Tahoma" w:hAnsi="Tahoma" w:cs="Tahoma"/>
          <w:sz w:val="22"/>
          <w:szCs w:val="22"/>
        </w:rPr>
        <w:t xml:space="preserve">cinco décimos </w:t>
      </w:r>
      <w:r w:rsidRPr="00404033">
        <w:rPr>
          <w:rFonts w:ascii="Tahoma" w:hAnsi="Tahoma" w:cs="Tahoma"/>
          <w:sz w:val="22"/>
          <w:szCs w:val="22"/>
        </w:rPr>
        <w:t xml:space="preserve">por cento), por dia de atraso injustificado na execução, sobre o valor </w:t>
      </w:r>
      <w:r>
        <w:rPr>
          <w:rFonts w:ascii="Tahoma" w:hAnsi="Tahoma" w:cs="Tahoma"/>
          <w:sz w:val="22"/>
          <w:szCs w:val="22"/>
        </w:rPr>
        <w:t>efetivado</w:t>
      </w:r>
      <w:r w:rsidRPr="00404033">
        <w:rPr>
          <w:rFonts w:ascii="Tahoma" w:hAnsi="Tahoma" w:cs="Tahoma"/>
          <w:sz w:val="22"/>
          <w:szCs w:val="22"/>
        </w:rPr>
        <w:t xml:space="preserve"> do(s) item(s) prejudicado(s) pela conduta do fornecedor, ainda que decorrente de obrigação acessória</w:t>
      </w:r>
      <w:r>
        <w:rPr>
          <w:rFonts w:ascii="Tahoma" w:hAnsi="Tahoma" w:cs="Tahoma"/>
          <w:sz w:val="22"/>
          <w:szCs w:val="22"/>
        </w:rPr>
        <w:t>.</w:t>
      </w:r>
    </w:p>
    <w:p w14:paraId="41F0D148" w14:textId="77777777" w:rsidR="000F544C" w:rsidRDefault="000F544C" w:rsidP="000F544C">
      <w:pPr>
        <w:adjustRightInd w:val="0"/>
        <w:spacing w:line="360" w:lineRule="auto"/>
        <w:jc w:val="both"/>
        <w:rPr>
          <w:rFonts w:ascii="Tahoma" w:hAnsi="Tahoma" w:cs="Tahoma"/>
          <w:sz w:val="22"/>
          <w:szCs w:val="22"/>
        </w:rPr>
      </w:pPr>
    </w:p>
    <w:p w14:paraId="4E997D97"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5.4.3 </w:t>
      </w:r>
      <w:r w:rsidRPr="00404033">
        <w:rPr>
          <w:rFonts w:ascii="Tahoma" w:hAnsi="Tahoma" w:cs="Tahoma"/>
          <w:sz w:val="22"/>
          <w:szCs w:val="22"/>
        </w:rPr>
        <w:t>Multa compensatória de 30% (trinta por cento) sobre o valor</w:t>
      </w:r>
      <w:r>
        <w:rPr>
          <w:rFonts w:ascii="Tahoma" w:hAnsi="Tahoma" w:cs="Tahoma"/>
          <w:sz w:val="22"/>
          <w:szCs w:val="22"/>
        </w:rPr>
        <w:t xml:space="preserve"> efetivado do</w:t>
      </w:r>
      <w:r w:rsidRPr="00404033">
        <w:rPr>
          <w:rFonts w:ascii="Tahoma" w:hAnsi="Tahoma" w:cs="Tahoma"/>
          <w:sz w:val="22"/>
          <w:szCs w:val="22"/>
        </w:rPr>
        <w:t>(s) item(s) prejudicado(s) pela conduta do fornecedor, ainda que decorrente de obrigação acessória</w:t>
      </w:r>
      <w:r>
        <w:rPr>
          <w:rFonts w:ascii="Tahoma" w:hAnsi="Tahoma" w:cs="Tahoma"/>
          <w:sz w:val="22"/>
          <w:szCs w:val="22"/>
        </w:rPr>
        <w:t>, salvo se esta puder ser individualizada, inclusive em relação aos seus custos.</w:t>
      </w:r>
    </w:p>
    <w:p w14:paraId="7173D9CD" w14:textId="77777777" w:rsidR="000F544C" w:rsidRDefault="000F544C" w:rsidP="000F544C">
      <w:pPr>
        <w:adjustRightInd w:val="0"/>
        <w:spacing w:line="360" w:lineRule="auto"/>
        <w:jc w:val="both"/>
        <w:rPr>
          <w:rFonts w:ascii="Tahoma" w:hAnsi="Tahoma" w:cs="Tahoma"/>
          <w:sz w:val="22"/>
          <w:szCs w:val="22"/>
        </w:rPr>
      </w:pPr>
    </w:p>
    <w:p w14:paraId="04778669"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5.4.4 </w:t>
      </w:r>
      <w:r w:rsidRPr="00404033">
        <w:rPr>
          <w:rFonts w:ascii="Tahoma" w:hAnsi="Tahoma" w:cs="Tahoma"/>
          <w:sz w:val="22"/>
          <w:szCs w:val="22"/>
        </w:rPr>
        <w:t>Impedimento de licitar e contratar no âmbito da Administração Pública direta e indireta do ente federativo que tiver aplicado a sanção, pelo prazo máximo de 3 (três) anos</w:t>
      </w:r>
      <w:r>
        <w:rPr>
          <w:rFonts w:ascii="Tahoma" w:hAnsi="Tahoma" w:cs="Tahoma"/>
          <w:sz w:val="22"/>
          <w:szCs w:val="22"/>
        </w:rPr>
        <w:t xml:space="preserve"> </w:t>
      </w:r>
      <w:r w:rsidRPr="00404033">
        <w:rPr>
          <w:rFonts w:ascii="Tahoma" w:hAnsi="Tahoma" w:cs="Tahoma"/>
          <w:sz w:val="22"/>
          <w:szCs w:val="22"/>
        </w:rPr>
        <w:t>quando não se justificar a imposição de penalidade mais grave</w:t>
      </w:r>
      <w:r>
        <w:rPr>
          <w:rFonts w:ascii="Tahoma" w:hAnsi="Tahoma" w:cs="Tahoma"/>
          <w:sz w:val="22"/>
          <w:szCs w:val="22"/>
        </w:rPr>
        <w:t>.</w:t>
      </w:r>
    </w:p>
    <w:p w14:paraId="786C2436" w14:textId="77777777" w:rsidR="000F544C" w:rsidRPr="00404033" w:rsidRDefault="000F544C" w:rsidP="000F544C">
      <w:pPr>
        <w:adjustRightInd w:val="0"/>
        <w:spacing w:line="360" w:lineRule="auto"/>
        <w:jc w:val="both"/>
        <w:rPr>
          <w:rFonts w:ascii="Tahoma" w:hAnsi="Tahoma" w:cs="Tahoma"/>
          <w:sz w:val="22"/>
          <w:szCs w:val="22"/>
        </w:rPr>
      </w:pPr>
    </w:p>
    <w:p w14:paraId="67B6230D"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5.4.5 </w:t>
      </w:r>
      <w:r w:rsidRPr="00404033">
        <w:rPr>
          <w:rFonts w:ascii="Tahoma" w:hAnsi="Tahoma" w:cs="Tahoma"/>
          <w:sz w:val="22"/>
          <w:szCs w:val="22"/>
        </w:rPr>
        <w:t>Declaração de inidoneidade para licitar ou contratar, que impedirá o responsável de licitar ou contratar no âmbito da Administração Pública direta e indireta de todos os entes federativos, pelo prazo mínimo de 3 (três) anos e máximo de 6 (seis) ano</w:t>
      </w:r>
      <w:r>
        <w:rPr>
          <w:rFonts w:ascii="Tahoma" w:hAnsi="Tahoma" w:cs="Tahoma"/>
          <w:sz w:val="22"/>
          <w:szCs w:val="22"/>
        </w:rPr>
        <w:t>s.</w:t>
      </w:r>
    </w:p>
    <w:p w14:paraId="516B983E" w14:textId="77777777" w:rsidR="000F544C" w:rsidRDefault="000F544C" w:rsidP="000F544C">
      <w:pPr>
        <w:spacing w:line="360" w:lineRule="auto"/>
        <w:jc w:val="both"/>
        <w:rPr>
          <w:rFonts w:ascii="Tahoma" w:hAnsi="Tahoma" w:cs="Tahoma"/>
          <w:sz w:val="22"/>
          <w:szCs w:val="22"/>
        </w:rPr>
      </w:pPr>
    </w:p>
    <w:p w14:paraId="07095A7E"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5.4.6</w:t>
      </w:r>
      <w:r w:rsidRPr="00815B54">
        <w:rPr>
          <w:rFonts w:ascii="Tahoma" w:hAnsi="Tahoma" w:cs="Tahoma"/>
          <w:sz w:val="22"/>
          <w:szCs w:val="22"/>
        </w:rPr>
        <w:t xml:space="preserve"> As multas previstas e demais sanções legais são independentes. </w:t>
      </w:r>
    </w:p>
    <w:p w14:paraId="0CE14215" w14:textId="77777777" w:rsidR="00CA3ED8" w:rsidRDefault="00CA3ED8" w:rsidP="00CA3ED8">
      <w:pPr>
        <w:adjustRightInd w:val="0"/>
        <w:spacing w:line="360" w:lineRule="auto"/>
        <w:jc w:val="both"/>
        <w:rPr>
          <w:rFonts w:ascii="Tahoma" w:hAnsi="Tahoma" w:cs="Tahoma"/>
          <w:sz w:val="22"/>
          <w:szCs w:val="22"/>
        </w:rPr>
      </w:pPr>
    </w:p>
    <w:p w14:paraId="38B0DCD9" w14:textId="6C6C01DB"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 xml:space="preserve">5.4.7 </w:t>
      </w:r>
      <w:r w:rsidRPr="00644854">
        <w:rPr>
          <w:rFonts w:ascii="Tahoma" w:hAnsi="Tahoma" w:cs="Tahoma"/>
          <w:sz w:val="22"/>
          <w:szCs w:val="22"/>
        </w:rPr>
        <w:t>A aplicação de multa poderá ser cumulada com as sanções previstas nos subitens 5.4.1., 5.4.4. e 5.4.5.</w:t>
      </w:r>
    </w:p>
    <w:p w14:paraId="06902D91" w14:textId="77777777" w:rsidR="00CA3ED8" w:rsidRDefault="00CA3ED8" w:rsidP="00CA3ED8">
      <w:pPr>
        <w:adjustRightInd w:val="0"/>
        <w:spacing w:line="360" w:lineRule="auto"/>
        <w:jc w:val="both"/>
        <w:rPr>
          <w:rFonts w:ascii="Tahoma" w:hAnsi="Tahoma" w:cs="Tahoma"/>
          <w:sz w:val="22"/>
          <w:szCs w:val="22"/>
        </w:rPr>
      </w:pPr>
    </w:p>
    <w:p w14:paraId="741533AA"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5.4.8 Antes da aplicação da multa será facultada a defesa do interessado no prazo de 15 (quinze) dias úteis, contado da data de sua intimação (art. 157, da Lei nº 14.133/2021).</w:t>
      </w:r>
    </w:p>
    <w:p w14:paraId="30346752" w14:textId="79D61685" w:rsidR="001C6DBD" w:rsidRDefault="001C6DBD" w:rsidP="00E475E5">
      <w:pPr>
        <w:spacing w:line="360" w:lineRule="auto"/>
        <w:jc w:val="both"/>
        <w:rPr>
          <w:rFonts w:ascii="Arial" w:hAnsi="Arial" w:cs="Arial"/>
          <w:b/>
          <w:color w:val="000000" w:themeColor="text1"/>
        </w:rPr>
      </w:pPr>
    </w:p>
    <w:p w14:paraId="78259A10"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Obrigações Específicas das Partes</w:t>
      </w:r>
    </w:p>
    <w:p w14:paraId="55945B89"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Da Contratada</w:t>
      </w:r>
    </w:p>
    <w:p w14:paraId="37887D33" w14:textId="77777777" w:rsidR="001C6DBD" w:rsidRDefault="001C6DBD" w:rsidP="001C6DBD">
      <w:pPr>
        <w:jc w:val="both"/>
        <w:rPr>
          <w:rFonts w:ascii="Calibri" w:hAnsi="Calibri" w:cs="Calibri"/>
          <w:bCs/>
          <w:sz w:val="22"/>
          <w:szCs w:val="22"/>
        </w:rPr>
      </w:pPr>
    </w:p>
    <w:p w14:paraId="0A37CC9F" w14:textId="5B451152" w:rsidR="001C6DBD" w:rsidRDefault="001C6DBD" w:rsidP="001C6DBD">
      <w:pPr>
        <w:ind w:firstLine="360"/>
        <w:jc w:val="both"/>
        <w:rPr>
          <w:rFonts w:ascii="Tahoma" w:hAnsi="Tahoma" w:cs="Tahoma"/>
          <w:bCs/>
          <w:sz w:val="22"/>
          <w:szCs w:val="22"/>
        </w:rPr>
      </w:pPr>
      <w:r w:rsidRPr="0057024E">
        <w:rPr>
          <w:rFonts w:ascii="Tahoma" w:hAnsi="Tahoma" w:cs="Tahoma"/>
          <w:bCs/>
          <w:sz w:val="22"/>
          <w:szCs w:val="22"/>
        </w:rPr>
        <w:t xml:space="preserve">5.5 Obriga-se a </w:t>
      </w:r>
      <w:r w:rsidR="008B1788">
        <w:rPr>
          <w:rFonts w:ascii="Tahoma" w:hAnsi="Tahoma" w:cs="Tahoma"/>
          <w:bCs/>
          <w:sz w:val="22"/>
          <w:szCs w:val="22"/>
        </w:rPr>
        <w:t>participante</w:t>
      </w:r>
      <w:r w:rsidRPr="0057024E">
        <w:rPr>
          <w:rFonts w:ascii="Tahoma" w:hAnsi="Tahoma" w:cs="Tahoma"/>
          <w:bCs/>
          <w:sz w:val="22"/>
          <w:szCs w:val="22"/>
        </w:rPr>
        <w:t xml:space="preserve"> vencedora:</w:t>
      </w:r>
    </w:p>
    <w:p w14:paraId="19B1A0FE" w14:textId="77777777" w:rsidR="001C6DBD" w:rsidRDefault="001C6DBD" w:rsidP="001C6DBD">
      <w:pPr>
        <w:jc w:val="both"/>
        <w:rPr>
          <w:rFonts w:ascii="Tahoma" w:hAnsi="Tahoma"/>
          <w:bCs/>
          <w:sz w:val="22"/>
          <w:szCs w:val="22"/>
        </w:rPr>
      </w:pPr>
    </w:p>
    <w:p w14:paraId="4E79F0B6" w14:textId="48320C54" w:rsidR="001C6DBD" w:rsidRDefault="001C6DBD" w:rsidP="001C6DBD">
      <w:pPr>
        <w:spacing w:line="360" w:lineRule="auto"/>
        <w:jc w:val="both"/>
        <w:rPr>
          <w:rFonts w:ascii="Tahoma" w:hAnsi="Tahoma" w:cs="Tahoma"/>
          <w:bCs/>
          <w:sz w:val="22"/>
          <w:szCs w:val="22"/>
        </w:rPr>
      </w:pPr>
      <w:r>
        <w:rPr>
          <w:rFonts w:ascii="Tahoma" w:hAnsi="Tahoma"/>
          <w:bCs/>
          <w:sz w:val="22"/>
          <w:szCs w:val="22"/>
        </w:rPr>
        <w:lastRenderedPageBreak/>
        <w:t xml:space="preserve">a) </w:t>
      </w:r>
      <w:r w:rsidRPr="0057024E">
        <w:rPr>
          <w:rFonts w:ascii="Tahoma" w:hAnsi="Tahoma"/>
          <w:bCs/>
          <w:sz w:val="22"/>
          <w:szCs w:val="22"/>
        </w:rPr>
        <w:t>atender a todas as solicitações de contratação efetuadas durante a vigência d</w:t>
      </w:r>
      <w:r w:rsidR="003E1CB6">
        <w:rPr>
          <w:rFonts w:ascii="Tahoma" w:hAnsi="Tahoma"/>
          <w:bCs/>
          <w:sz w:val="22"/>
          <w:szCs w:val="22"/>
        </w:rPr>
        <w:t>o contrato</w:t>
      </w:r>
      <w:r w:rsidRPr="0057024E">
        <w:rPr>
          <w:rFonts w:ascii="Tahoma" w:hAnsi="Tahoma"/>
          <w:bCs/>
          <w:sz w:val="22"/>
          <w:szCs w:val="22"/>
        </w:rPr>
        <w:t>, limitada ao quantitativo de cada item;</w:t>
      </w:r>
    </w:p>
    <w:p w14:paraId="3714580D" w14:textId="77777777" w:rsidR="001C6DBD" w:rsidRDefault="001C6DBD" w:rsidP="001C6DBD">
      <w:pPr>
        <w:spacing w:line="360" w:lineRule="auto"/>
        <w:jc w:val="both"/>
        <w:rPr>
          <w:rFonts w:ascii="Tahoma" w:hAnsi="Tahoma"/>
          <w:bCs/>
          <w:sz w:val="22"/>
          <w:szCs w:val="22"/>
        </w:rPr>
      </w:pPr>
    </w:p>
    <w:p w14:paraId="2282ADB6" w14:textId="5C0E7E1D"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b) </w:t>
      </w:r>
      <w:r w:rsidRPr="0057024E">
        <w:rPr>
          <w:rFonts w:ascii="Tahoma" w:hAnsi="Tahoma"/>
          <w:bCs/>
          <w:sz w:val="22"/>
          <w:szCs w:val="22"/>
        </w:rPr>
        <w:t>ao fornecimento do objeto, de acordo com as especificações constantes no</w:t>
      </w:r>
      <w:r w:rsidR="00BE3C69">
        <w:rPr>
          <w:rFonts w:ascii="Tahoma" w:hAnsi="Tahoma"/>
          <w:bCs/>
          <w:sz w:val="22"/>
          <w:szCs w:val="22"/>
        </w:rPr>
        <w:t xml:space="preserve"> Aviso de Contratação Direta</w:t>
      </w:r>
      <w:r w:rsidRPr="0057024E">
        <w:rPr>
          <w:rFonts w:ascii="Tahoma" w:hAnsi="Tahoma"/>
          <w:bCs/>
          <w:sz w:val="22"/>
          <w:szCs w:val="22"/>
        </w:rPr>
        <w:t>, em consonância com a proposta apresentada e com a qualidade e especificações determinadas pela legislação em vigor;</w:t>
      </w:r>
    </w:p>
    <w:p w14:paraId="0A4EE16F" w14:textId="77777777" w:rsidR="001C6DBD" w:rsidRDefault="001C6DBD" w:rsidP="001C6DBD">
      <w:pPr>
        <w:spacing w:line="360" w:lineRule="auto"/>
        <w:jc w:val="both"/>
        <w:rPr>
          <w:rFonts w:ascii="Tahoma" w:hAnsi="Tahoma"/>
          <w:bCs/>
          <w:sz w:val="22"/>
          <w:szCs w:val="22"/>
        </w:rPr>
      </w:pPr>
    </w:p>
    <w:p w14:paraId="0F2B094A" w14:textId="4072C7D6" w:rsidR="001C6DBD" w:rsidRDefault="001C6DBD" w:rsidP="001C6DBD">
      <w:pPr>
        <w:spacing w:line="360" w:lineRule="auto"/>
        <w:jc w:val="both"/>
        <w:rPr>
          <w:rFonts w:ascii="Tahoma" w:hAnsi="Tahoma"/>
          <w:bCs/>
          <w:sz w:val="22"/>
          <w:szCs w:val="22"/>
        </w:rPr>
      </w:pPr>
      <w:r>
        <w:rPr>
          <w:rFonts w:ascii="Tahoma" w:hAnsi="Tahoma"/>
          <w:bCs/>
          <w:sz w:val="22"/>
          <w:szCs w:val="22"/>
        </w:rPr>
        <w:t xml:space="preserve">c) </w:t>
      </w:r>
      <w:r w:rsidRPr="0057024E">
        <w:rPr>
          <w:rFonts w:ascii="Tahoma" w:hAnsi="Tahoma"/>
          <w:bCs/>
          <w:sz w:val="22"/>
          <w:szCs w:val="22"/>
        </w:rPr>
        <w:t xml:space="preserve">responsabilizar-se pela boa execução e eficiência no fornecimento do produto objeto do </w:t>
      </w:r>
      <w:r w:rsidR="00BE3C69">
        <w:rPr>
          <w:rFonts w:ascii="Tahoma" w:hAnsi="Tahoma"/>
          <w:bCs/>
          <w:sz w:val="22"/>
          <w:szCs w:val="22"/>
        </w:rPr>
        <w:t>Aviso de Contratação Direta</w:t>
      </w:r>
      <w:r>
        <w:rPr>
          <w:rFonts w:ascii="Tahoma" w:hAnsi="Tahoma"/>
          <w:bCs/>
          <w:sz w:val="22"/>
          <w:szCs w:val="22"/>
        </w:rPr>
        <w:t>;</w:t>
      </w:r>
    </w:p>
    <w:p w14:paraId="7F20073C" w14:textId="77777777" w:rsidR="00F32FD9" w:rsidRDefault="00F32FD9" w:rsidP="001C6DBD">
      <w:pPr>
        <w:spacing w:line="360" w:lineRule="auto"/>
        <w:jc w:val="both"/>
        <w:rPr>
          <w:rFonts w:ascii="Tahoma" w:hAnsi="Tahoma"/>
          <w:bCs/>
          <w:sz w:val="22"/>
          <w:szCs w:val="22"/>
        </w:rPr>
      </w:pPr>
    </w:p>
    <w:p w14:paraId="5E8C20B7"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d) </w:t>
      </w:r>
      <w:r w:rsidRPr="0057024E">
        <w:rPr>
          <w:rFonts w:ascii="Tahoma" w:hAnsi="Tahoma"/>
          <w:bCs/>
          <w:sz w:val="22"/>
          <w:szCs w:val="22"/>
        </w:rPr>
        <w:t>reparar, corrigir, remover as suas expensas, no todo ou em parte o(s) objeto(s) em que se verifiquem danos em decorrência do transporte, bem como, providenciar a imediata substituição dos mesmos;</w:t>
      </w:r>
    </w:p>
    <w:p w14:paraId="40CFF7DB" w14:textId="77777777" w:rsidR="001C6DBD" w:rsidRDefault="001C6DBD" w:rsidP="001C6DBD">
      <w:pPr>
        <w:spacing w:line="360" w:lineRule="auto"/>
        <w:jc w:val="both"/>
        <w:rPr>
          <w:rFonts w:ascii="Tahoma" w:hAnsi="Tahoma"/>
          <w:bCs/>
          <w:sz w:val="22"/>
          <w:szCs w:val="22"/>
        </w:rPr>
      </w:pPr>
    </w:p>
    <w:p w14:paraId="056456AB"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e) </w:t>
      </w:r>
      <w:r w:rsidRPr="0057024E">
        <w:rPr>
          <w:rFonts w:ascii="Tahoma" w:hAnsi="Tahoma"/>
          <w:bCs/>
          <w:sz w:val="22"/>
          <w:szCs w:val="22"/>
        </w:rPr>
        <w:t>providenciar a imediata correção das deficiências apontadas pel</w:t>
      </w:r>
      <w:r>
        <w:rPr>
          <w:rFonts w:ascii="Tahoma" w:hAnsi="Tahoma"/>
          <w:bCs/>
          <w:sz w:val="22"/>
          <w:szCs w:val="22"/>
        </w:rPr>
        <w:t>a</w:t>
      </w:r>
      <w:r w:rsidRPr="0057024E">
        <w:rPr>
          <w:rFonts w:ascii="Tahoma" w:hAnsi="Tahoma"/>
          <w:bCs/>
          <w:sz w:val="22"/>
          <w:szCs w:val="22"/>
        </w:rPr>
        <w:t xml:space="preserve"> </w:t>
      </w:r>
      <w:r>
        <w:rPr>
          <w:rFonts w:ascii="Tahoma" w:hAnsi="Tahoma"/>
          <w:bCs/>
          <w:sz w:val="22"/>
          <w:szCs w:val="22"/>
        </w:rPr>
        <w:t>C</w:t>
      </w:r>
      <w:r w:rsidRPr="0057024E">
        <w:rPr>
          <w:rFonts w:ascii="Tahoma" w:hAnsi="Tahoma"/>
          <w:bCs/>
          <w:sz w:val="22"/>
          <w:szCs w:val="22"/>
        </w:rPr>
        <w:t>ontratante quando da entrega do produto;</w:t>
      </w:r>
    </w:p>
    <w:p w14:paraId="755D83E2" w14:textId="77777777" w:rsidR="001C6DBD" w:rsidRDefault="001C6DBD" w:rsidP="001C6DBD">
      <w:pPr>
        <w:spacing w:line="360" w:lineRule="auto"/>
        <w:jc w:val="both"/>
        <w:rPr>
          <w:rFonts w:ascii="Tahoma" w:hAnsi="Tahoma"/>
          <w:bCs/>
          <w:sz w:val="22"/>
          <w:szCs w:val="22"/>
        </w:rPr>
      </w:pPr>
    </w:p>
    <w:p w14:paraId="1F9963EC"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f) </w:t>
      </w:r>
      <w:r w:rsidRPr="0057024E">
        <w:rPr>
          <w:rFonts w:ascii="Tahoma" w:hAnsi="Tahoma"/>
          <w:bCs/>
          <w:sz w:val="22"/>
          <w:szCs w:val="22"/>
        </w:rPr>
        <w:t>apresentar, sempre que solicitado documentos que comprovem a procedência do produto fornecido, assim como amostra para análise pela Administração, sem qualquer ônus adicional;</w:t>
      </w:r>
    </w:p>
    <w:p w14:paraId="5A9B2116" w14:textId="77777777" w:rsidR="001C6DBD" w:rsidRDefault="001C6DBD" w:rsidP="001C6DBD">
      <w:pPr>
        <w:spacing w:line="360" w:lineRule="auto"/>
        <w:jc w:val="both"/>
        <w:rPr>
          <w:rFonts w:ascii="Tahoma" w:hAnsi="Tahoma"/>
          <w:bCs/>
          <w:sz w:val="22"/>
          <w:szCs w:val="22"/>
        </w:rPr>
      </w:pPr>
    </w:p>
    <w:p w14:paraId="0C51265B" w14:textId="61C21425"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g) </w:t>
      </w:r>
      <w:r w:rsidRPr="0057024E">
        <w:rPr>
          <w:rFonts w:ascii="Tahoma" w:hAnsi="Tahoma"/>
          <w:bCs/>
          <w:sz w:val="22"/>
          <w:szCs w:val="22"/>
        </w:rPr>
        <w:t>não subcontratar, ceder ou transferir, total ou parcialmente, o objeto do contrato;</w:t>
      </w:r>
    </w:p>
    <w:p w14:paraId="203930FA" w14:textId="77777777" w:rsidR="001C6DBD" w:rsidRDefault="001C6DBD" w:rsidP="001C6DBD">
      <w:pPr>
        <w:spacing w:line="360" w:lineRule="auto"/>
        <w:jc w:val="both"/>
        <w:rPr>
          <w:rFonts w:ascii="Tahoma" w:hAnsi="Tahoma"/>
          <w:bCs/>
          <w:sz w:val="22"/>
          <w:szCs w:val="22"/>
        </w:rPr>
      </w:pPr>
    </w:p>
    <w:p w14:paraId="4D1897F9" w14:textId="18C91DB3"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h) </w:t>
      </w:r>
      <w:r w:rsidRPr="0057024E">
        <w:rPr>
          <w:rFonts w:ascii="Tahoma" w:hAnsi="Tahoma"/>
          <w:bCs/>
          <w:sz w:val="22"/>
          <w:szCs w:val="22"/>
        </w:rPr>
        <w:t>manter, durante a vigência do contrato, todas as condições de habilitação e qualificações exigidas;</w:t>
      </w:r>
    </w:p>
    <w:p w14:paraId="438B0B4A" w14:textId="77777777" w:rsidR="001C6DBD" w:rsidRDefault="001C6DBD" w:rsidP="001C6DBD">
      <w:pPr>
        <w:spacing w:line="360" w:lineRule="auto"/>
        <w:jc w:val="both"/>
        <w:rPr>
          <w:rFonts w:ascii="Tahoma" w:hAnsi="Tahoma"/>
          <w:bCs/>
          <w:sz w:val="22"/>
          <w:szCs w:val="22"/>
        </w:rPr>
      </w:pPr>
    </w:p>
    <w:p w14:paraId="483CFBEF"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i) </w:t>
      </w:r>
      <w:r w:rsidRPr="0057024E">
        <w:rPr>
          <w:rFonts w:ascii="Tahoma" w:hAnsi="Tahoma"/>
          <w:bCs/>
          <w:sz w:val="22"/>
          <w:szCs w:val="22"/>
        </w:rPr>
        <w:t xml:space="preserve">responsabilizar-se por quaisquer danos ou prejuízos físicos ou materiais causados à Administração ou a terceiros, pelos seus prepostos, advindos de imperícia, negligência, </w:t>
      </w:r>
      <w:r w:rsidRPr="0057024E">
        <w:rPr>
          <w:rFonts w:ascii="Tahoma" w:hAnsi="Tahoma"/>
          <w:bCs/>
          <w:sz w:val="22"/>
          <w:szCs w:val="22"/>
        </w:rPr>
        <w:lastRenderedPageBreak/>
        <w:t>imprudência ou desrespeito às normas de segurança, quando da execução do fornecimento;</w:t>
      </w:r>
    </w:p>
    <w:p w14:paraId="6699E8CC" w14:textId="77777777" w:rsidR="001C6DBD" w:rsidRDefault="001C6DBD" w:rsidP="001C6DBD">
      <w:pPr>
        <w:spacing w:line="360" w:lineRule="auto"/>
        <w:jc w:val="both"/>
        <w:rPr>
          <w:rFonts w:ascii="Tahoma" w:hAnsi="Tahoma"/>
          <w:bCs/>
          <w:sz w:val="22"/>
          <w:szCs w:val="22"/>
        </w:rPr>
      </w:pPr>
    </w:p>
    <w:p w14:paraId="3984C64E" w14:textId="77777777" w:rsidR="001C6DBD" w:rsidRDefault="001C6DBD" w:rsidP="001C6DBD">
      <w:pPr>
        <w:spacing w:line="360" w:lineRule="auto"/>
        <w:jc w:val="both"/>
        <w:rPr>
          <w:rFonts w:ascii="Tahoma" w:hAnsi="Tahoma"/>
          <w:bCs/>
          <w:sz w:val="22"/>
          <w:szCs w:val="22"/>
        </w:rPr>
      </w:pPr>
      <w:r>
        <w:rPr>
          <w:rFonts w:ascii="Tahoma" w:hAnsi="Tahoma"/>
          <w:bCs/>
          <w:sz w:val="22"/>
          <w:szCs w:val="22"/>
        </w:rPr>
        <w:t xml:space="preserve">j) </w:t>
      </w:r>
      <w:r w:rsidRPr="0057024E">
        <w:rPr>
          <w:rFonts w:ascii="Tahoma" w:hAnsi="Tahoma"/>
          <w:bCs/>
          <w:sz w:val="22"/>
          <w:szCs w:val="22"/>
        </w:rPr>
        <w:t>responsabilizar-se por todas e quaisquer despesas, inclusive, despesa de natureza previdenciária, fiscal, trabalhista ou civil, bem como emolumentos, ônus ou encargos de qualquer espécie e origem, pertinentes à execução do objeto contratado;</w:t>
      </w:r>
    </w:p>
    <w:p w14:paraId="35B88344" w14:textId="77777777" w:rsidR="001C6DBD" w:rsidRDefault="001C6DBD" w:rsidP="001C6DBD">
      <w:pPr>
        <w:spacing w:line="360" w:lineRule="auto"/>
        <w:jc w:val="both"/>
        <w:rPr>
          <w:rFonts w:ascii="Calibri" w:hAnsi="Calibri" w:cs="Calibri"/>
          <w:bCs/>
          <w:sz w:val="22"/>
          <w:szCs w:val="22"/>
        </w:rPr>
      </w:pPr>
    </w:p>
    <w:p w14:paraId="029094E2" w14:textId="641DBFB2"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t>l) mesmo não sendo a fabricante da matéria prima empregada na fabricação de seus produtos, a empresa vencedora, responderá inteira e solidariamente pela qualidade e</w:t>
      </w:r>
      <w:r w:rsidRPr="0061167D">
        <w:rPr>
          <w:rFonts w:ascii="Tahoma" w:hAnsi="Tahoma" w:cs="Tahoma"/>
          <w:bCs/>
        </w:rPr>
        <w:t xml:space="preserve"> </w:t>
      </w:r>
      <w:r w:rsidRPr="0061167D">
        <w:rPr>
          <w:rFonts w:ascii="Tahoma" w:hAnsi="Tahoma" w:cs="Tahoma"/>
          <w:bCs/>
          <w:sz w:val="22"/>
          <w:szCs w:val="22"/>
        </w:rPr>
        <w:t>autenticidade destes, obrigando-se a substituir, as suas expensas, no todo ou em parte, o objeto dest</w:t>
      </w:r>
      <w:r w:rsidR="006C056A">
        <w:rPr>
          <w:rFonts w:ascii="Tahoma" w:hAnsi="Tahoma" w:cs="Tahoma"/>
          <w:bCs/>
          <w:sz w:val="22"/>
          <w:szCs w:val="22"/>
        </w:rPr>
        <w:t>e Termo</w:t>
      </w:r>
      <w:r w:rsidRPr="0061167D">
        <w:rPr>
          <w:rFonts w:ascii="Tahoma" w:hAnsi="Tahoma" w:cs="Tahoma"/>
          <w:bCs/>
          <w:sz w:val="22"/>
          <w:szCs w:val="22"/>
        </w:rPr>
        <w:t>, em que se verificarem vícios, defeitos, incorreções, resultantes da fabricação ou transporte, constatado visualmente ou em laboratório, correndo estes custos por sua conta</w:t>
      </w:r>
      <w:r>
        <w:rPr>
          <w:rFonts w:ascii="Tahoma" w:hAnsi="Tahoma" w:cs="Tahoma"/>
          <w:bCs/>
          <w:sz w:val="22"/>
          <w:szCs w:val="22"/>
        </w:rPr>
        <w:t>;</w:t>
      </w:r>
    </w:p>
    <w:p w14:paraId="7FAC5905" w14:textId="77777777" w:rsidR="001C6DBD" w:rsidRDefault="001C6DBD" w:rsidP="001C6DBD">
      <w:pPr>
        <w:spacing w:line="360" w:lineRule="auto"/>
        <w:jc w:val="both"/>
        <w:rPr>
          <w:rFonts w:ascii="Calibri" w:hAnsi="Calibri" w:cs="Calibri"/>
          <w:bCs/>
          <w:sz w:val="22"/>
          <w:szCs w:val="22"/>
        </w:rPr>
      </w:pPr>
    </w:p>
    <w:p w14:paraId="11E01A7E" w14:textId="77777777"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t xml:space="preserve">m) manter endereço eletrônico (e-mail) </w:t>
      </w:r>
      <w:r>
        <w:rPr>
          <w:rFonts w:ascii="Tahoma" w:hAnsi="Tahoma" w:cs="Tahoma"/>
          <w:bCs/>
          <w:sz w:val="22"/>
          <w:szCs w:val="22"/>
        </w:rPr>
        <w:t xml:space="preserve">e telefone </w:t>
      </w:r>
      <w:r w:rsidRPr="0061167D">
        <w:rPr>
          <w:rFonts w:ascii="Tahoma" w:hAnsi="Tahoma" w:cs="Tahoma"/>
          <w:bCs/>
          <w:sz w:val="22"/>
          <w:szCs w:val="22"/>
        </w:rPr>
        <w:t>válido</w:t>
      </w:r>
      <w:r>
        <w:rPr>
          <w:rFonts w:ascii="Tahoma" w:hAnsi="Tahoma" w:cs="Tahoma"/>
          <w:bCs/>
          <w:sz w:val="22"/>
          <w:szCs w:val="22"/>
        </w:rPr>
        <w:t>s</w:t>
      </w:r>
      <w:r w:rsidRPr="0061167D">
        <w:rPr>
          <w:rFonts w:ascii="Tahoma" w:hAnsi="Tahoma" w:cs="Tahoma"/>
          <w:bCs/>
          <w:sz w:val="22"/>
          <w:szCs w:val="22"/>
        </w:rPr>
        <w:t xml:space="preserve"> para fins de comunicação com a </w:t>
      </w:r>
      <w:r>
        <w:rPr>
          <w:rFonts w:ascii="Tahoma" w:hAnsi="Tahoma" w:cs="Tahoma"/>
          <w:bCs/>
          <w:sz w:val="22"/>
          <w:szCs w:val="22"/>
        </w:rPr>
        <w:t>C</w:t>
      </w:r>
      <w:r w:rsidRPr="0061167D">
        <w:rPr>
          <w:rFonts w:ascii="Tahoma" w:hAnsi="Tahoma" w:cs="Tahoma"/>
          <w:bCs/>
          <w:sz w:val="22"/>
          <w:szCs w:val="22"/>
        </w:rPr>
        <w:t>ontratante por todo o período de contratação; comunicando, imediatamente, o Contratante em caso de alteração</w:t>
      </w:r>
      <w:r>
        <w:rPr>
          <w:rFonts w:ascii="Tahoma" w:hAnsi="Tahoma" w:cs="Tahoma"/>
          <w:bCs/>
          <w:sz w:val="22"/>
          <w:szCs w:val="22"/>
        </w:rPr>
        <w:t>;</w:t>
      </w:r>
    </w:p>
    <w:p w14:paraId="5D652020" w14:textId="77777777" w:rsidR="001C6DBD" w:rsidRDefault="001C6DBD" w:rsidP="001C6DBD">
      <w:pPr>
        <w:spacing w:line="360" w:lineRule="auto"/>
        <w:jc w:val="both"/>
        <w:rPr>
          <w:rFonts w:ascii="Tahoma" w:hAnsi="Tahoma" w:cs="Tahoma"/>
          <w:bCs/>
          <w:sz w:val="22"/>
          <w:szCs w:val="22"/>
        </w:rPr>
      </w:pPr>
    </w:p>
    <w:p w14:paraId="0B8E48FD" w14:textId="511E216C"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n)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6C92D1D2" w14:textId="77777777" w:rsidR="001C6DBD" w:rsidRDefault="001C6DBD" w:rsidP="001C6DBD">
      <w:pPr>
        <w:spacing w:line="360" w:lineRule="auto"/>
        <w:jc w:val="both"/>
        <w:rPr>
          <w:rFonts w:ascii="Tahoma" w:hAnsi="Tahoma" w:cs="Tahoma"/>
          <w:bCs/>
          <w:sz w:val="22"/>
          <w:szCs w:val="22"/>
        </w:rPr>
      </w:pPr>
    </w:p>
    <w:p w14:paraId="5788632B" w14:textId="3C7FE399" w:rsidR="001C6DBD" w:rsidRDefault="001C6DBD" w:rsidP="001C6DBD">
      <w:pPr>
        <w:spacing w:line="360" w:lineRule="auto"/>
        <w:jc w:val="both"/>
        <w:rPr>
          <w:rFonts w:ascii="Tahoma" w:hAnsi="Tahoma" w:cs="Tahoma"/>
          <w:sz w:val="22"/>
          <w:szCs w:val="22"/>
        </w:rPr>
      </w:pPr>
      <w:r w:rsidRPr="004F7C60">
        <w:rPr>
          <w:rFonts w:ascii="Tahoma" w:hAnsi="Tahoma" w:cs="Tahoma"/>
          <w:sz w:val="22"/>
          <w:szCs w:val="22"/>
        </w:rPr>
        <w:t xml:space="preserve">5.5.1 A falta do produto, cujo fornecimento incumbe à </w:t>
      </w:r>
      <w:r w:rsidR="00862666">
        <w:rPr>
          <w:rFonts w:ascii="Tahoma" w:hAnsi="Tahoma" w:cs="Tahoma"/>
          <w:sz w:val="22"/>
          <w:szCs w:val="22"/>
        </w:rPr>
        <w:t>Contratada</w:t>
      </w:r>
      <w:r w:rsidRPr="004F7C60">
        <w:rPr>
          <w:rFonts w:ascii="Tahoma" w:hAnsi="Tahoma" w:cs="Tahoma"/>
          <w:sz w:val="22"/>
          <w:szCs w:val="22"/>
        </w:rPr>
        <w:t xml:space="preserve">, não poderá ser alegada como motivo de força maior para o atraso, má execução ou inexecução do fornecimento objeto deste Termo de Referência, e não eximirá a fornecedora das sanções a que está sujeita pelo não cumprimento dos prazos bem como as demais condições estabelecidas. </w:t>
      </w:r>
    </w:p>
    <w:p w14:paraId="26514875" w14:textId="77777777" w:rsidR="001C6DBD" w:rsidRDefault="001C6DBD" w:rsidP="001C6DBD">
      <w:pPr>
        <w:spacing w:line="360" w:lineRule="auto"/>
        <w:jc w:val="both"/>
        <w:rPr>
          <w:rFonts w:ascii="Tahoma" w:hAnsi="Tahoma" w:cs="Tahoma"/>
          <w:sz w:val="22"/>
          <w:szCs w:val="22"/>
        </w:rPr>
      </w:pPr>
    </w:p>
    <w:p w14:paraId="17557032" w14:textId="6F019B68" w:rsidR="001C6DBD" w:rsidRPr="004F7C60" w:rsidRDefault="001C6DBD" w:rsidP="001C6DBD">
      <w:pPr>
        <w:spacing w:line="360" w:lineRule="auto"/>
        <w:jc w:val="both"/>
        <w:rPr>
          <w:rFonts w:ascii="Tahoma" w:hAnsi="Tahoma" w:cs="Tahoma"/>
          <w:bCs/>
          <w:sz w:val="22"/>
          <w:szCs w:val="22"/>
        </w:rPr>
      </w:pPr>
      <w:r>
        <w:rPr>
          <w:rFonts w:ascii="Tahoma" w:hAnsi="Tahoma" w:cs="Tahoma"/>
          <w:sz w:val="22"/>
          <w:szCs w:val="22"/>
        </w:rPr>
        <w:t>5.5.2</w:t>
      </w:r>
      <w:r w:rsidRPr="004F7C60">
        <w:rPr>
          <w:rFonts w:ascii="Tahoma" w:hAnsi="Tahoma" w:cs="Tahoma"/>
          <w:sz w:val="22"/>
          <w:szCs w:val="22"/>
        </w:rPr>
        <w:t xml:space="preserve"> Em hipótese alguma serão aceitos produtos em desacordo com as </w:t>
      </w:r>
      <w:r w:rsidR="00862666">
        <w:rPr>
          <w:rFonts w:ascii="Tahoma" w:hAnsi="Tahoma" w:cs="Tahoma"/>
          <w:sz w:val="22"/>
          <w:szCs w:val="22"/>
        </w:rPr>
        <w:t>especificações discriminadas</w:t>
      </w:r>
      <w:r w:rsidRPr="004F7C60">
        <w:rPr>
          <w:rFonts w:ascii="Tahoma" w:hAnsi="Tahoma" w:cs="Tahoma"/>
          <w:sz w:val="22"/>
          <w:szCs w:val="22"/>
        </w:rPr>
        <w:t>, ficando sob responsabilidade da C</w:t>
      </w:r>
      <w:r>
        <w:rPr>
          <w:rFonts w:ascii="Tahoma" w:hAnsi="Tahoma" w:cs="Tahoma"/>
          <w:sz w:val="22"/>
          <w:szCs w:val="22"/>
        </w:rPr>
        <w:t>ontratada</w:t>
      </w:r>
      <w:r w:rsidRPr="004F7C60">
        <w:rPr>
          <w:rFonts w:ascii="Tahoma" w:hAnsi="Tahoma" w:cs="Tahoma"/>
          <w:sz w:val="22"/>
          <w:szCs w:val="22"/>
        </w:rPr>
        <w:t xml:space="preserve"> o controle de qualidade do </w:t>
      </w:r>
      <w:r w:rsidRPr="004F7C60">
        <w:rPr>
          <w:rFonts w:ascii="Tahoma" w:hAnsi="Tahoma" w:cs="Tahoma"/>
          <w:sz w:val="22"/>
          <w:szCs w:val="22"/>
        </w:rPr>
        <w:lastRenderedPageBreak/>
        <w:t>fornecimento, bem como a repetição às suas próprias custas para correção de falhas, visando a apresentação da qualidade e resultados requisitados.</w:t>
      </w:r>
    </w:p>
    <w:p w14:paraId="43BDF0C7" w14:textId="77777777" w:rsidR="001C6DBD" w:rsidRDefault="001C6DBD" w:rsidP="001C6DBD">
      <w:pPr>
        <w:spacing w:line="360" w:lineRule="auto"/>
        <w:jc w:val="both"/>
        <w:rPr>
          <w:rFonts w:ascii="Tahoma" w:hAnsi="Tahoma" w:cs="Tahoma"/>
          <w:bCs/>
          <w:sz w:val="22"/>
          <w:szCs w:val="22"/>
        </w:rPr>
      </w:pPr>
    </w:p>
    <w:p w14:paraId="68CAC820" w14:textId="0AC27C74" w:rsidR="001C6DBD" w:rsidRDefault="001C6DBD" w:rsidP="001C6DBD">
      <w:pPr>
        <w:spacing w:line="360" w:lineRule="auto"/>
        <w:jc w:val="both"/>
        <w:rPr>
          <w:rFonts w:ascii="Tahoma" w:hAnsi="Tahoma" w:cs="Tahoma"/>
          <w:b/>
          <w:bCs/>
          <w:sz w:val="22"/>
          <w:szCs w:val="22"/>
        </w:rPr>
      </w:pPr>
      <w:r w:rsidRPr="0052772D">
        <w:rPr>
          <w:rFonts w:ascii="Tahoma" w:hAnsi="Tahoma" w:cs="Tahoma"/>
          <w:b/>
          <w:bCs/>
          <w:sz w:val="22"/>
          <w:szCs w:val="22"/>
        </w:rPr>
        <w:t>Da Contratante</w:t>
      </w:r>
    </w:p>
    <w:p w14:paraId="622D1C5F" w14:textId="77777777" w:rsidR="00F32FD9" w:rsidRPr="0052772D" w:rsidRDefault="00F32FD9" w:rsidP="001C6DBD">
      <w:pPr>
        <w:spacing w:line="360" w:lineRule="auto"/>
        <w:jc w:val="both"/>
        <w:rPr>
          <w:rFonts w:ascii="Tahoma" w:hAnsi="Tahoma" w:cs="Tahoma"/>
          <w:b/>
          <w:bCs/>
          <w:sz w:val="22"/>
          <w:szCs w:val="22"/>
        </w:rPr>
      </w:pPr>
    </w:p>
    <w:p w14:paraId="466C588E" w14:textId="77777777" w:rsidR="001C6DBD" w:rsidRDefault="001C6DBD" w:rsidP="001C6DBD">
      <w:pPr>
        <w:spacing w:line="360" w:lineRule="auto"/>
        <w:ind w:firstLine="708"/>
        <w:jc w:val="both"/>
        <w:rPr>
          <w:rFonts w:ascii="Tahoma" w:hAnsi="Tahoma" w:cs="Tahoma"/>
          <w:bCs/>
          <w:sz w:val="22"/>
          <w:szCs w:val="22"/>
        </w:rPr>
      </w:pPr>
      <w:r>
        <w:rPr>
          <w:rFonts w:ascii="Tahoma" w:hAnsi="Tahoma" w:cs="Tahoma"/>
          <w:bCs/>
          <w:sz w:val="22"/>
          <w:szCs w:val="22"/>
        </w:rPr>
        <w:t>5.6 Obriga-se a Administração/Contratante:</w:t>
      </w:r>
    </w:p>
    <w:p w14:paraId="458E0CC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a) </w:t>
      </w:r>
      <w:r w:rsidRPr="009C50D2">
        <w:rPr>
          <w:rFonts w:ascii="Tahoma" w:hAnsi="Tahoma" w:cs="Tahoma"/>
          <w:bCs/>
          <w:sz w:val="22"/>
          <w:szCs w:val="22"/>
        </w:rPr>
        <w:t>comunicar a Contratada toda e quaisquer ocorrências relacionadas aos objetos entregues</w:t>
      </w:r>
      <w:r>
        <w:rPr>
          <w:rFonts w:ascii="Tahoma" w:hAnsi="Tahoma" w:cs="Tahoma"/>
          <w:bCs/>
          <w:sz w:val="22"/>
          <w:szCs w:val="22"/>
        </w:rPr>
        <w:t>;</w:t>
      </w:r>
    </w:p>
    <w:p w14:paraId="758C721F" w14:textId="77777777" w:rsidR="001C6DBD" w:rsidRDefault="001C6DBD" w:rsidP="001C6DBD">
      <w:pPr>
        <w:spacing w:line="360" w:lineRule="auto"/>
        <w:jc w:val="both"/>
        <w:rPr>
          <w:rFonts w:ascii="Tahoma" w:hAnsi="Tahoma" w:cs="Tahoma"/>
          <w:bCs/>
          <w:sz w:val="22"/>
          <w:szCs w:val="22"/>
        </w:rPr>
      </w:pPr>
    </w:p>
    <w:p w14:paraId="280314F0" w14:textId="34F1CCB2"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b) </w:t>
      </w:r>
      <w:r w:rsidRPr="009C50D2">
        <w:rPr>
          <w:rFonts w:ascii="Tahoma" w:hAnsi="Tahoma" w:cs="Tahoma"/>
          <w:bCs/>
          <w:sz w:val="22"/>
          <w:szCs w:val="22"/>
        </w:rPr>
        <w:t>efetuar o pagamento da Contratada de acordo com a forma de pagamento estipulada n</w:t>
      </w:r>
      <w:r w:rsidR="006C056A">
        <w:rPr>
          <w:rFonts w:ascii="Tahoma" w:hAnsi="Tahoma" w:cs="Tahoma"/>
          <w:bCs/>
          <w:sz w:val="22"/>
          <w:szCs w:val="22"/>
        </w:rPr>
        <w:t>o Aviso de Contratação Direta</w:t>
      </w:r>
      <w:r w:rsidRPr="009C50D2">
        <w:rPr>
          <w:rFonts w:ascii="Tahoma" w:hAnsi="Tahoma" w:cs="Tahoma"/>
          <w:bCs/>
          <w:sz w:val="22"/>
          <w:szCs w:val="22"/>
        </w:rPr>
        <w:t xml:space="preserve"> e no Contrato</w:t>
      </w:r>
      <w:r>
        <w:rPr>
          <w:rFonts w:ascii="Tahoma" w:hAnsi="Tahoma" w:cs="Tahoma"/>
          <w:bCs/>
          <w:sz w:val="22"/>
          <w:szCs w:val="22"/>
        </w:rPr>
        <w:t>;</w:t>
      </w:r>
    </w:p>
    <w:p w14:paraId="1946F077" w14:textId="77777777" w:rsidR="001C6DBD" w:rsidRDefault="001C6DBD" w:rsidP="001C6DBD">
      <w:pPr>
        <w:spacing w:line="360" w:lineRule="auto"/>
        <w:jc w:val="both"/>
        <w:rPr>
          <w:rFonts w:ascii="Tahoma" w:hAnsi="Tahoma" w:cs="Tahoma"/>
          <w:bCs/>
          <w:sz w:val="22"/>
          <w:szCs w:val="22"/>
        </w:rPr>
      </w:pPr>
    </w:p>
    <w:p w14:paraId="5183BE5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c) </w:t>
      </w:r>
      <w:r w:rsidRPr="009C50D2">
        <w:rPr>
          <w:rFonts w:ascii="Tahoma" w:hAnsi="Tahoma" w:cs="Tahoma"/>
          <w:bCs/>
          <w:sz w:val="22"/>
          <w:szCs w:val="22"/>
        </w:rPr>
        <w:t>promover o acompanhamento e a fiscalização do fornecimento</w:t>
      </w:r>
      <w:r>
        <w:rPr>
          <w:rFonts w:ascii="Tahoma" w:hAnsi="Tahoma" w:cs="Tahoma"/>
          <w:bCs/>
          <w:sz w:val="22"/>
          <w:szCs w:val="22"/>
        </w:rPr>
        <w:t xml:space="preserve"> do objeto</w:t>
      </w:r>
      <w:r w:rsidRPr="009C50D2">
        <w:rPr>
          <w:rFonts w:ascii="Tahoma" w:hAnsi="Tahoma" w:cs="Tahoma"/>
          <w:bCs/>
          <w:sz w:val="22"/>
          <w:szCs w:val="22"/>
        </w:rPr>
        <w:t>, sob os aspectos qualitativo e quantitativo, anotando em registro próprio as falhas e solicitando as medidas corretivas</w:t>
      </w:r>
      <w:r>
        <w:rPr>
          <w:rFonts w:ascii="Tahoma" w:hAnsi="Tahoma" w:cs="Tahoma"/>
          <w:bCs/>
          <w:sz w:val="22"/>
          <w:szCs w:val="22"/>
        </w:rPr>
        <w:t>;</w:t>
      </w:r>
    </w:p>
    <w:p w14:paraId="46295FBA" w14:textId="77777777" w:rsidR="001C6DBD" w:rsidRDefault="001C6DBD" w:rsidP="001C6DBD">
      <w:pPr>
        <w:spacing w:line="360" w:lineRule="auto"/>
        <w:jc w:val="both"/>
        <w:rPr>
          <w:rFonts w:ascii="Tahoma" w:hAnsi="Tahoma" w:cs="Tahoma"/>
          <w:bCs/>
          <w:sz w:val="22"/>
          <w:szCs w:val="22"/>
        </w:rPr>
      </w:pPr>
    </w:p>
    <w:p w14:paraId="3C4A39CA"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d) </w:t>
      </w:r>
      <w:r w:rsidRPr="009C50D2">
        <w:rPr>
          <w:rFonts w:ascii="Tahoma" w:hAnsi="Tahoma" w:cs="Tahoma"/>
          <w:bCs/>
          <w:sz w:val="22"/>
          <w:szCs w:val="22"/>
        </w:rPr>
        <w:t>rejeitar, no todo ou em parte, o objeto entregue pela Contratada fora das especificações do contrato</w:t>
      </w:r>
      <w:r>
        <w:rPr>
          <w:rFonts w:ascii="Tahoma" w:hAnsi="Tahoma" w:cs="Tahoma"/>
          <w:bCs/>
          <w:sz w:val="22"/>
          <w:szCs w:val="22"/>
        </w:rPr>
        <w:t>;</w:t>
      </w:r>
    </w:p>
    <w:p w14:paraId="0697BE59" w14:textId="77777777" w:rsidR="001C6DBD" w:rsidRDefault="001C6DBD" w:rsidP="001C6DBD">
      <w:pPr>
        <w:spacing w:line="360" w:lineRule="auto"/>
        <w:jc w:val="both"/>
        <w:rPr>
          <w:rFonts w:ascii="Tahoma" w:hAnsi="Tahoma" w:cs="Tahoma"/>
          <w:bCs/>
          <w:sz w:val="22"/>
          <w:szCs w:val="22"/>
        </w:rPr>
      </w:pPr>
    </w:p>
    <w:p w14:paraId="066E0625" w14:textId="123E87F0"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e) </w:t>
      </w:r>
      <w:r w:rsidRPr="009C50D2">
        <w:rPr>
          <w:rFonts w:ascii="Tahoma" w:hAnsi="Tahoma" w:cs="Tahoma"/>
          <w:bCs/>
          <w:sz w:val="22"/>
          <w:szCs w:val="22"/>
        </w:rPr>
        <w:t>observar para que durante a vigência do Contrato sejam cumpridas as obrigações assumidas pela Contratada, bem como sejam mantidas todas as condições de habilitação e qualificação exigida</w:t>
      </w:r>
      <w:r w:rsidR="006C056A">
        <w:rPr>
          <w:rFonts w:ascii="Tahoma" w:hAnsi="Tahoma" w:cs="Tahoma"/>
          <w:bCs/>
          <w:sz w:val="22"/>
          <w:szCs w:val="22"/>
        </w:rPr>
        <w:t>s</w:t>
      </w:r>
      <w:r w:rsidR="00CD4B8E">
        <w:rPr>
          <w:rFonts w:ascii="Tahoma" w:hAnsi="Tahoma" w:cs="Tahoma"/>
          <w:bCs/>
          <w:sz w:val="22"/>
          <w:szCs w:val="22"/>
        </w:rPr>
        <w:t xml:space="preserve"> </w:t>
      </w:r>
      <w:r w:rsidR="00CD4B8E" w:rsidRPr="00CD4B8E">
        <w:rPr>
          <w:rFonts w:ascii="Tahoma" w:hAnsi="Tahoma" w:cs="Tahoma"/>
          <w:bCs/>
          <w:sz w:val="22"/>
          <w:szCs w:val="22"/>
        </w:rPr>
        <w:t>no Aviso de Contratação Direta;</w:t>
      </w:r>
    </w:p>
    <w:p w14:paraId="45EE7A8E" w14:textId="77777777" w:rsidR="001C6DBD" w:rsidRDefault="001C6DBD" w:rsidP="001C6DBD">
      <w:pPr>
        <w:spacing w:line="360" w:lineRule="auto"/>
        <w:jc w:val="both"/>
        <w:rPr>
          <w:rFonts w:ascii="Tahoma" w:hAnsi="Tahoma" w:cs="Tahoma"/>
          <w:bCs/>
          <w:sz w:val="22"/>
          <w:szCs w:val="22"/>
        </w:rPr>
      </w:pPr>
    </w:p>
    <w:p w14:paraId="68E06D81"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f) aplicar as sanções administrativas, quando se fizerem necessárias;</w:t>
      </w:r>
    </w:p>
    <w:p w14:paraId="04D5D87D" w14:textId="77777777" w:rsidR="001C6DBD" w:rsidRDefault="001C6DBD" w:rsidP="001C6DBD">
      <w:pPr>
        <w:spacing w:line="360" w:lineRule="auto"/>
        <w:jc w:val="both"/>
        <w:rPr>
          <w:rFonts w:ascii="Tahoma" w:hAnsi="Tahoma" w:cs="Tahoma"/>
          <w:bCs/>
          <w:sz w:val="22"/>
          <w:szCs w:val="22"/>
        </w:rPr>
      </w:pPr>
    </w:p>
    <w:p w14:paraId="1ADEF919"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g) prestar à Contratada informações e esclarecimentos que venham a ser solicitados;</w:t>
      </w:r>
    </w:p>
    <w:p w14:paraId="7706E4B5" w14:textId="77777777" w:rsidR="001C6DBD" w:rsidRDefault="001C6DBD" w:rsidP="001C6DBD">
      <w:pPr>
        <w:spacing w:line="360" w:lineRule="auto"/>
        <w:jc w:val="both"/>
        <w:rPr>
          <w:rFonts w:ascii="Tahoma" w:hAnsi="Tahoma" w:cs="Tahoma"/>
          <w:bCs/>
          <w:sz w:val="22"/>
          <w:szCs w:val="22"/>
        </w:rPr>
      </w:pPr>
    </w:p>
    <w:p w14:paraId="5E80EF89" w14:textId="23C2046E"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h)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252ADB23" w14:textId="77777777" w:rsidR="001C6DBD" w:rsidRPr="00BB7975" w:rsidRDefault="001C6DBD" w:rsidP="00E475E5">
      <w:pPr>
        <w:spacing w:line="360" w:lineRule="auto"/>
        <w:jc w:val="both"/>
        <w:rPr>
          <w:rFonts w:ascii="Arial" w:hAnsi="Arial" w:cs="Arial"/>
          <w:b/>
          <w:color w:val="000000" w:themeColor="text1"/>
        </w:rPr>
      </w:pPr>
    </w:p>
    <w:p w14:paraId="58E5E904" w14:textId="77777777" w:rsidR="009171C2" w:rsidRDefault="009171C2" w:rsidP="009171C2">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lastRenderedPageBreak/>
        <w:t>6 – Modelo de Gestão do Contrato</w:t>
      </w:r>
    </w:p>
    <w:p w14:paraId="072911A1" w14:textId="77777777" w:rsidR="009171C2" w:rsidRDefault="009171C2" w:rsidP="009171C2">
      <w:pPr>
        <w:spacing w:line="360" w:lineRule="auto"/>
        <w:jc w:val="both"/>
        <w:rPr>
          <w:rFonts w:ascii="Tahoma" w:hAnsi="Tahoma" w:cs="Tahoma"/>
          <w:b/>
          <w:color w:val="000000" w:themeColor="text1"/>
          <w:sz w:val="22"/>
          <w:szCs w:val="22"/>
        </w:rPr>
      </w:pPr>
    </w:p>
    <w:p w14:paraId="4D95F26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 </w:t>
      </w:r>
      <w:r w:rsidRPr="007451B7">
        <w:rPr>
          <w:rFonts w:ascii="Tahoma" w:hAnsi="Tahoma" w:cs="Tahoma"/>
          <w:sz w:val="22"/>
          <w:szCs w:val="22"/>
        </w:rPr>
        <w:t xml:space="preserve">O contrato deverá ser executado fielmente pelas partes, de acordo com as cláusulas avençadas e as normas da Lei nº 14.133, de 2021, e cada parte responderá pelas consequências de sua inexecução total ou parcial (Lei nº 14.133/2021, art. 115, caput). </w:t>
      </w:r>
    </w:p>
    <w:p w14:paraId="0C822E7F" w14:textId="77777777" w:rsidR="009171C2" w:rsidRDefault="009171C2" w:rsidP="009171C2">
      <w:pPr>
        <w:spacing w:line="360" w:lineRule="auto"/>
        <w:ind w:firstLine="708"/>
        <w:jc w:val="both"/>
        <w:rPr>
          <w:rFonts w:ascii="Tahoma" w:hAnsi="Tahoma" w:cs="Tahoma"/>
          <w:sz w:val="22"/>
          <w:szCs w:val="22"/>
        </w:rPr>
      </w:pPr>
    </w:p>
    <w:p w14:paraId="793E6B04"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6.2. Em caso de impedimento, ordem de paralisação ou suspensão do contrato, o cronograma de execução será prorrogado automaticamente pelo tempo correspondente, anotadas tais circunstâncias mediante simples apostila (Lei nº 14.133/2021, art. 115, §5º). </w:t>
      </w:r>
    </w:p>
    <w:p w14:paraId="6A9C7116" w14:textId="77777777" w:rsidR="009171C2" w:rsidRDefault="009171C2" w:rsidP="009171C2">
      <w:pPr>
        <w:spacing w:line="360" w:lineRule="auto"/>
        <w:ind w:firstLine="708"/>
        <w:jc w:val="both"/>
        <w:rPr>
          <w:rFonts w:ascii="Tahoma" w:hAnsi="Tahoma" w:cs="Tahoma"/>
          <w:sz w:val="22"/>
          <w:szCs w:val="22"/>
        </w:rPr>
      </w:pPr>
    </w:p>
    <w:p w14:paraId="0EAB43EB"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6.3. A execução do contrato deverá ser acompanhada e fiscalizada pelo(s) fiscal(</w:t>
      </w:r>
      <w:proofErr w:type="spellStart"/>
      <w:r w:rsidRPr="007451B7">
        <w:rPr>
          <w:rFonts w:ascii="Tahoma" w:hAnsi="Tahoma" w:cs="Tahoma"/>
          <w:sz w:val="22"/>
          <w:szCs w:val="22"/>
        </w:rPr>
        <w:t>is</w:t>
      </w:r>
      <w:proofErr w:type="spellEnd"/>
      <w:r w:rsidRPr="007451B7">
        <w:rPr>
          <w:rFonts w:ascii="Tahoma" w:hAnsi="Tahoma" w:cs="Tahoma"/>
          <w:sz w:val="22"/>
          <w:szCs w:val="22"/>
        </w:rPr>
        <w:t xml:space="preserve">) do contrato, ou pelos respectivos substitutos (Lei nº 14.133/2021, art. 117, caput). </w:t>
      </w:r>
    </w:p>
    <w:p w14:paraId="5B594990" w14:textId="77777777" w:rsidR="009171C2" w:rsidRDefault="009171C2" w:rsidP="009171C2">
      <w:pPr>
        <w:spacing w:line="360" w:lineRule="auto"/>
        <w:jc w:val="both"/>
        <w:rPr>
          <w:rFonts w:ascii="Tahoma" w:hAnsi="Tahoma" w:cs="Tahoma"/>
          <w:sz w:val="22"/>
          <w:szCs w:val="22"/>
        </w:rPr>
      </w:pPr>
    </w:p>
    <w:p w14:paraId="0B680630"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6.3.1. O fiscal do contrato anotará em registro próprio todas as ocorrências relacionadas à execução do contrato, determinando o que for necessário para a regularização das faltas ou dos defeitos observados (Lei nº 14.133/2021, art. 117, §1º). </w:t>
      </w:r>
    </w:p>
    <w:p w14:paraId="30C20FFE" w14:textId="77777777" w:rsidR="009171C2" w:rsidRDefault="009171C2" w:rsidP="009171C2">
      <w:pPr>
        <w:spacing w:line="360" w:lineRule="auto"/>
        <w:jc w:val="both"/>
        <w:rPr>
          <w:rFonts w:ascii="Tahoma" w:hAnsi="Tahoma" w:cs="Tahoma"/>
          <w:sz w:val="22"/>
          <w:szCs w:val="22"/>
        </w:rPr>
      </w:pPr>
    </w:p>
    <w:p w14:paraId="1FEC51BA"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6.3.2. O fiscal do contrato informará a seus superiores, em tempo hábil para a adoção das medidas convenientes, a situação que demandar decisão ou providência que ultrapasse sua competência (Lei nº 14.133/2021, art. 117, §2º). </w:t>
      </w:r>
    </w:p>
    <w:p w14:paraId="480806DD" w14:textId="77777777" w:rsidR="009171C2" w:rsidRDefault="009171C2" w:rsidP="009171C2">
      <w:pPr>
        <w:spacing w:line="360" w:lineRule="auto"/>
        <w:jc w:val="both"/>
        <w:rPr>
          <w:rFonts w:ascii="Tahoma" w:hAnsi="Tahoma" w:cs="Tahoma"/>
          <w:sz w:val="22"/>
          <w:szCs w:val="22"/>
        </w:rPr>
      </w:pPr>
    </w:p>
    <w:p w14:paraId="76FC3242"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6.4. O contratado será obrigado a reparar, corrigir, remover, reconstruir ou substituir, a suas expensas, no total ou em parte, o objeto do contrato em que se verificarem vícios, defeitos ou incorreções resultantes de sua execução ou de materiais nela empregados (Lei nº 14.133/2021, art. 119). </w:t>
      </w:r>
    </w:p>
    <w:p w14:paraId="44211659" w14:textId="77777777" w:rsidR="009171C2" w:rsidRDefault="009171C2" w:rsidP="009171C2">
      <w:pPr>
        <w:spacing w:line="360" w:lineRule="auto"/>
        <w:jc w:val="both"/>
        <w:rPr>
          <w:rFonts w:ascii="Tahoma" w:hAnsi="Tahoma" w:cs="Tahoma"/>
          <w:sz w:val="22"/>
          <w:szCs w:val="22"/>
        </w:rPr>
      </w:pPr>
    </w:p>
    <w:p w14:paraId="298DBB13" w14:textId="4B0F8292" w:rsidR="009171C2" w:rsidRDefault="009171C2" w:rsidP="00E35AE6">
      <w:pPr>
        <w:spacing w:line="360" w:lineRule="auto"/>
        <w:ind w:firstLine="708"/>
        <w:jc w:val="both"/>
        <w:rPr>
          <w:rFonts w:ascii="Tahoma" w:hAnsi="Tahoma" w:cs="Tahoma"/>
          <w:sz w:val="22"/>
          <w:szCs w:val="22"/>
        </w:rPr>
      </w:pPr>
      <w:r w:rsidRPr="007451B7">
        <w:rPr>
          <w:rFonts w:ascii="Tahoma" w:hAnsi="Tahoma" w:cs="Tahoma"/>
          <w:sz w:val="22"/>
          <w:szCs w:val="22"/>
        </w:rPr>
        <w:lastRenderedPageBreak/>
        <w:t xml:space="preserve">6.5. O contratado será responsável pelos danos causados diretamente à Administração ou a terceiros em razão da execução do contrato, e não excluirá nem reduzirá essa responsabilidade a fiscalização ou o acompanhamento pelo contratante (Lei nº 14.133/2021, art. 120). </w:t>
      </w:r>
    </w:p>
    <w:p w14:paraId="2D10EEF6" w14:textId="77777777" w:rsidR="00D54A2B" w:rsidRDefault="00D54A2B" w:rsidP="00E35AE6">
      <w:pPr>
        <w:spacing w:line="360" w:lineRule="auto"/>
        <w:ind w:firstLine="708"/>
        <w:jc w:val="both"/>
        <w:rPr>
          <w:rFonts w:ascii="Tahoma" w:hAnsi="Tahoma" w:cs="Tahoma"/>
          <w:sz w:val="22"/>
          <w:szCs w:val="22"/>
        </w:rPr>
      </w:pPr>
    </w:p>
    <w:p w14:paraId="3D4E989A"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6.6. Somente o contratado será responsável pelos encargos trabalhistas, previdenciários, fiscais e comerciais resultantes da execução do contrato (Lei nº 14.133/2021, art. 121, caput). </w:t>
      </w:r>
    </w:p>
    <w:p w14:paraId="0B41177A" w14:textId="77777777" w:rsidR="009171C2" w:rsidRDefault="009171C2" w:rsidP="009171C2">
      <w:pPr>
        <w:spacing w:line="360" w:lineRule="auto"/>
        <w:jc w:val="both"/>
        <w:rPr>
          <w:rFonts w:ascii="Tahoma" w:hAnsi="Tahoma" w:cs="Tahoma"/>
          <w:sz w:val="22"/>
          <w:szCs w:val="22"/>
        </w:rPr>
      </w:pPr>
    </w:p>
    <w:p w14:paraId="5B2E5A64"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6.6.1. A inadimplência do contratado em relação aos encargos trabalhistas, fiscais e comerciais não transferirá à Administração a responsabilidade pelo seu pagamento e não poderá onerar o objeto do contrato (Lei nº 14.133/2021, art. 121, §1º). </w:t>
      </w:r>
    </w:p>
    <w:p w14:paraId="40B6A395" w14:textId="77777777" w:rsidR="00F32FD9" w:rsidRDefault="00F32FD9" w:rsidP="009171C2">
      <w:pPr>
        <w:spacing w:line="360" w:lineRule="auto"/>
        <w:ind w:firstLine="708"/>
        <w:jc w:val="both"/>
        <w:rPr>
          <w:rFonts w:ascii="Tahoma" w:hAnsi="Tahoma" w:cs="Tahoma"/>
          <w:sz w:val="22"/>
          <w:szCs w:val="22"/>
        </w:rPr>
      </w:pPr>
    </w:p>
    <w:p w14:paraId="0EB329CD" w14:textId="77A6451F"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6.7. As comunicações entre </w:t>
      </w:r>
      <w:r>
        <w:rPr>
          <w:rFonts w:ascii="Tahoma" w:hAnsi="Tahoma" w:cs="Tahoma"/>
          <w:sz w:val="22"/>
          <w:szCs w:val="22"/>
        </w:rPr>
        <w:t xml:space="preserve">a </w:t>
      </w:r>
      <w:proofErr w:type="spellStart"/>
      <w:r>
        <w:rPr>
          <w:rFonts w:ascii="Tahoma" w:hAnsi="Tahoma" w:cs="Tahoma"/>
          <w:sz w:val="22"/>
          <w:szCs w:val="22"/>
        </w:rPr>
        <w:t>Alesp</w:t>
      </w:r>
      <w:proofErr w:type="spellEnd"/>
      <w:r>
        <w:rPr>
          <w:rFonts w:ascii="Tahoma" w:hAnsi="Tahoma" w:cs="Tahoma"/>
          <w:sz w:val="22"/>
          <w:szCs w:val="22"/>
        </w:rPr>
        <w:t xml:space="preserve"> e </w:t>
      </w:r>
      <w:r w:rsidRPr="007451B7">
        <w:rPr>
          <w:rFonts w:ascii="Tahoma" w:hAnsi="Tahoma" w:cs="Tahoma"/>
          <w:sz w:val="22"/>
          <w:szCs w:val="22"/>
        </w:rPr>
        <w:t xml:space="preserve">a contratada devem ser realizadas por escrito sempre que o ato exigir tal formalidade, admitindo-se, excepcionalmente, o uso de mensagem eletrônica para esse fim. </w:t>
      </w:r>
    </w:p>
    <w:p w14:paraId="0A575752" w14:textId="77777777" w:rsidR="009171C2" w:rsidRDefault="009171C2" w:rsidP="009171C2">
      <w:pPr>
        <w:spacing w:line="360" w:lineRule="auto"/>
        <w:ind w:firstLine="708"/>
        <w:jc w:val="both"/>
        <w:rPr>
          <w:rFonts w:ascii="Tahoma" w:hAnsi="Tahoma" w:cs="Tahoma"/>
          <w:sz w:val="22"/>
          <w:szCs w:val="22"/>
        </w:rPr>
      </w:pPr>
    </w:p>
    <w:p w14:paraId="2CD4AB60" w14:textId="0E693875" w:rsidR="009171C2" w:rsidRDefault="009171C2" w:rsidP="00A22517">
      <w:pPr>
        <w:spacing w:line="360" w:lineRule="auto"/>
        <w:ind w:firstLine="708"/>
        <w:jc w:val="both"/>
        <w:rPr>
          <w:rFonts w:ascii="Tahoma" w:hAnsi="Tahoma" w:cs="Tahoma"/>
          <w:sz w:val="22"/>
          <w:szCs w:val="22"/>
        </w:rPr>
      </w:pPr>
      <w:r w:rsidRPr="007451B7">
        <w:rPr>
          <w:rFonts w:ascii="Tahoma" w:hAnsi="Tahoma" w:cs="Tahoma"/>
          <w:sz w:val="22"/>
          <w:szCs w:val="22"/>
        </w:rPr>
        <w:t xml:space="preserve">6.8. </w:t>
      </w:r>
      <w:r>
        <w:rPr>
          <w:rFonts w:ascii="Tahoma" w:hAnsi="Tahoma" w:cs="Tahoma"/>
          <w:sz w:val="22"/>
          <w:szCs w:val="22"/>
        </w:rPr>
        <w:t xml:space="preserve">A </w:t>
      </w:r>
      <w:proofErr w:type="spellStart"/>
      <w:r>
        <w:rPr>
          <w:rFonts w:ascii="Tahoma" w:hAnsi="Tahoma" w:cs="Tahoma"/>
          <w:sz w:val="22"/>
          <w:szCs w:val="22"/>
        </w:rPr>
        <w:t>Alesp</w:t>
      </w:r>
      <w:proofErr w:type="spellEnd"/>
      <w:r w:rsidRPr="007451B7">
        <w:rPr>
          <w:rFonts w:ascii="Tahoma" w:hAnsi="Tahoma" w:cs="Tahoma"/>
          <w:sz w:val="22"/>
          <w:szCs w:val="22"/>
        </w:rPr>
        <w:t xml:space="preserve"> poderá convocar representante da empresa para adoção de providências que devam ser cumpridas de imediato</w:t>
      </w:r>
      <w:r>
        <w:rPr>
          <w:rFonts w:ascii="Tahoma" w:hAnsi="Tahoma" w:cs="Tahoma"/>
          <w:sz w:val="22"/>
          <w:szCs w:val="22"/>
        </w:rPr>
        <w:t>.</w:t>
      </w:r>
    </w:p>
    <w:p w14:paraId="75A7A091" w14:textId="77777777" w:rsidR="00BE3C69" w:rsidRPr="00A22517" w:rsidRDefault="00BE3C69" w:rsidP="00A22517">
      <w:pPr>
        <w:spacing w:line="360" w:lineRule="auto"/>
        <w:ind w:firstLine="708"/>
        <w:jc w:val="both"/>
        <w:rPr>
          <w:rFonts w:ascii="Tahoma" w:hAnsi="Tahoma" w:cs="Tahoma"/>
          <w:b/>
          <w:color w:val="000000" w:themeColor="text1"/>
          <w:sz w:val="22"/>
          <w:szCs w:val="22"/>
        </w:rPr>
      </w:pPr>
    </w:p>
    <w:p w14:paraId="75BF4994" w14:textId="77777777" w:rsidR="009171C2" w:rsidRPr="0020741B" w:rsidRDefault="009171C2" w:rsidP="009171C2">
      <w:pPr>
        <w:spacing w:line="360" w:lineRule="auto"/>
        <w:ind w:firstLine="708"/>
        <w:jc w:val="both"/>
        <w:rPr>
          <w:rFonts w:ascii="Tahoma" w:hAnsi="Tahoma" w:cs="Tahoma"/>
          <w:sz w:val="22"/>
          <w:szCs w:val="22"/>
        </w:rPr>
      </w:pPr>
      <w:r w:rsidRPr="0020741B">
        <w:rPr>
          <w:rFonts w:ascii="Tahoma" w:hAnsi="Tahoma" w:cs="Tahoma"/>
          <w:sz w:val="22"/>
          <w:szCs w:val="22"/>
        </w:rPr>
        <w:t xml:space="preserve">6.9 Após a assinatura do contrato ou instrumento equivalente, </w:t>
      </w:r>
      <w:r>
        <w:rPr>
          <w:rFonts w:ascii="Tahoma" w:hAnsi="Tahoma" w:cs="Tahoma"/>
          <w:sz w:val="22"/>
          <w:szCs w:val="22"/>
        </w:rPr>
        <w:t>a</w:t>
      </w:r>
      <w:r w:rsidRPr="0020741B">
        <w:rPr>
          <w:rFonts w:ascii="Tahoma" w:hAnsi="Tahoma" w:cs="Tahoma"/>
          <w:sz w:val="22"/>
          <w:szCs w:val="22"/>
        </w:rPr>
        <w:t xml:space="preserve"> </w:t>
      </w:r>
      <w:proofErr w:type="spellStart"/>
      <w:r w:rsidRPr="0020741B">
        <w:rPr>
          <w:rFonts w:ascii="Tahoma" w:hAnsi="Tahoma" w:cs="Tahoma"/>
          <w:sz w:val="22"/>
          <w:szCs w:val="22"/>
        </w:rPr>
        <w:t>Alesp</w:t>
      </w:r>
      <w:proofErr w:type="spellEnd"/>
      <w:r w:rsidRPr="0020741B">
        <w:rPr>
          <w:rFonts w:ascii="Tahoma" w:hAnsi="Tahoma" w:cs="Tahoma"/>
          <w:sz w:val="22"/>
          <w:szCs w:val="22"/>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 </w:t>
      </w:r>
    </w:p>
    <w:p w14:paraId="4676AC73" w14:textId="77777777" w:rsidR="009171C2" w:rsidRDefault="009171C2" w:rsidP="009171C2">
      <w:pPr>
        <w:spacing w:line="360" w:lineRule="auto"/>
        <w:jc w:val="both"/>
        <w:rPr>
          <w:rFonts w:ascii="Arial" w:hAnsi="Arial" w:cs="Arial"/>
        </w:rPr>
      </w:pPr>
    </w:p>
    <w:p w14:paraId="51C29104" w14:textId="459735B2" w:rsidR="009171C2" w:rsidRDefault="009171C2" w:rsidP="009171C2">
      <w:pPr>
        <w:spacing w:line="360" w:lineRule="auto"/>
        <w:ind w:firstLine="708"/>
        <w:jc w:val="both"/>
        <w:rPr>
          <w:rFonts w:ascii="Tahoma" w:hAnsi="Tahoma" w:cs="Tahoma"/>
          <w:iCs/>
          <w:color w:val="000000" w:themeColor="text1"/>
          <w:sz w:val="22"/>
          <w:szCs w:val="22"/>
        </w:rPr>
      </w:pPr>
      <w:r>
        <w:rPr>
          <w:rFonts w:ascii="Tahoma" w:hAnsi="Tahoma" w:cs="Tahoma"/>
          <w:sz w:val="22"/>
          <w:szCs w:val="22"/>
        </w:rPr>
        <w:t xml:space="preserve">6.10 </w:t>
      </w:r>
      <w:r w:rsidRPr="006B5AB2">
        <w:rPr>
          <w:rFonts w:ascii="Tahoma" w:hAnsi="Tahoma" w:cs="Tahoma"/>
          <w:sz w:val="22"/>
          <w:szCs w:val="22"/>
        </w:rPr>
        <w:t xml:space="preserve">A execução do presente Contrato será acompanhada e fiscalizada por meio de uma comissão de, no mínimo, 3 (três) membros, a qual anotará em registro próprio </w:t>
      </w:r>
      <w:r w:rsidRPr="006B5AB2">
        <w:rPr>
          <w:rFonts w:ascii="Tahoma" w:hAnsi="Tahoma" w:cs="Tahoma"/>
          <w:sz w:val="22"/>
          <w:szCs w:val="22"/>
        </w:rPr>
        <w:lastRenderedPageBreak/>
        <w:t xml:space="preserve">qualquer ocorrência havida que esteja em desacordo com os termos do </w:t>
      </w:r>
      <w:r w:rsidR="006C056A">
        <w:rPr>
          <w:rFonts w:ascii="Tahoma" w:hAnsi="Tahoma" w:cs="Tahoma"/>
          <w:sz w:val="22"/>
          <w:szCs w:val="22"/>
        </w:rPr>
        <w:t>Aviso de Contratação Direta,</w:t>
      </w:r>
      <w:r w:rsidRPr="006B5AB2">
        <w:rPr>
          <w:rFonts w:ascii="Tahoma" w:hAnsi="Tahoma" w:cs="Tahoma"/>
          <w:sz w:val="22"/>
          <w:szCs w:val="22"/>
        </w:rPr>
        <w:t xml:space="preserve"> seus Anexos ou deste instrumento contratual, determinando, em decorrência disto, o que for necessário à regularização das falhas observadas</w:t>
      </w:r>
      <w:r>
        <w:rPr>
          <w:rFonts w:ascii="Tahoma" w:hAnsi="Tahoma" w:cs="Tahoma"/>
          <w:sz w:val="22"/>
          <w:szCs w:val="22"/>
        </w:rPr>
        <w:t>.</w:t>
      </w:r>
    </w:p>
    <w:p w14:paraId="30422D1B" w14:textId="77777777" w:rsidR="009171C2" w:rsidRDefault="009171C2" w:rsidP="009171C2">
      <w:pPr>
        <w:spacing w:line="360" w:lineRule="auto"/>
        <w:ind w:firstLine="708"/>
        <w:jc w:val="both"/>
      </w:pPr>
    </w:p>
    <w:p w14:paraId="75C938CD" w14:textId="77777777" w:rsidR="009171C2" w:rsidRPr="00EE4FEF" w:rsidRDefault="009171C2" w:rsidP="009171C2">
      <w:pPr>
        <w:spacing w:line="360" w:lineRule="auto"/>
        <w:ind w:firstLine="708"/>
        <w:jc w:val="both"/>
        <w:rPr>
          <w:rFonts w:ascii="Tahoma" w:hAnsi="Tahoma" w:cs="Tahoma"/>
          <w:sz w:val="22"/>
          <w:szCs w:val="22"/>
        </w:rPr>
      </w:pPr>
      <w:r w:rsidRPr="00EE4FEF">
        <w:rPr>
          <w:rFonts w:ascii="Tahoma" w:hAnsi="Tahoma" w:cs="Tahoma"/>
          <w:sz w:val="22"/>
          <w:szCs w:val="22"/>
        </w:rPr>
        <w:t>6.</w:t>
      </w:r>
      <w:r>
        <w:rPr>
          <w:rFonts w:ascii="Tahoma" w:hAnsi="Tahoma" w:cs="Tahoma"/>
          <w:sz w:val="22"/>
          <w:szCs w:val="22"/>
        </w:rPr>
        <w:t>11</w:t>
      </w:r>
      <w:r w:rsidRPr="00EE4FEF">
        <w:rPr>
          <w:rFonts w:ascii="Tahoma" w:hAnsi="Tahoma" w:cs="Tahoma"/>
          <w:sz w:val="22"/>
          <w:szCs w:val="22"/>
        </w:rPr>
        <w:t xml:space="preserve"> Identificada qualquer inexatidão ou irregularidade, a fiscalização do contrato emitirá notificações para a correção da execução do contrato, determinando prazo para a sua correção.</w:t>
      </w:r>
    </w:p>
    <w:p w14:paraId="43950210" w14:textId="77777777" w:rsidR="009171C2" w:rsidRDefault="009171C2" w:rsidP="009171C2">
      <w:pPr>
        <w:spacing w:line="360" w:lineRule="auto"/>
        <w:ind w:firstLine="708"/>
        <w:jc w:val="both"/>
        <w:rPr>
          <w:rFonts w:ascii="Tahoma" w:hAnsi="Tahoma" w:cs="Tahoma"/>
          <w:iCs/>
          <w:color w:val="000000" w:themeColor="text1"/>
          <w:sz w:val="22"/>
          <w:szCs w:val="22"/>
        </w:rPr>
      </w:pPr>
    </w:p>
    <w:p w14:paraId="467D07B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6.12 </w:t>
      </w:r>
      <w:r w:rsidRPr="007451B7">
        <w:rPr>
          <w:rFonts w:ascii="Tahoma" w:hAnsi="Tahoma" w:cs="Tahoma"/>
          <w:sz w:val="22"/>
          <w:szCs w:val="22"/>
        </w:rPr>
        <w:t xml:space="preserve">Além do disposto acima, a fiscalização contratual obedecerá às seguintes rotinas: </w:t>
      </w:r>
    </w:p>
    <w:p w14:paraId="459EB507" w14:textId="77777777" w:rsidR="009171C2" w:rsidRDefault="009171C2" w:rsidP="009171C2">
      <w:pPr>
        <w:spacing w:line="360" w:lineRule="auto"/>
        <w:jc w:val="both"/>
        <w:rPr>
          <w:rFonts w:ascii="Tahoma" w:hAnsi="Tahoma" w:cs="Tahoma"/>
          <w:sz w:val="22"/>
          <w:szCs w:val="22"/>
        </w:rPr>
      </w:pPr>
    </w:p>
    <w:p w14:paraId="74939F70" w14:textId="39AE6591"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6.12.1. Verificação da compatibilidade do produto entregue com o especificado na compra.</w:t>
      </w:r>
    </w:p>
    <w:p w14:paraId="727B4EBA" w14:textId="77777777" w:rsidR="00F32FD9" w:rsidRPr="007451B7" w:rsidRDefault="00F32FD9" w:rsidP="009171C2">
      <w:pPr>
        <w:spacing w:line="360" w:lineRule="auto"/>
        <w:jc w:val="both"/>
        <w:rPr>
          <w:rFonts w:ascii="Tahoma" w:hAnsi="Tahoma" w:cs="Tahoma"/>
          <w:iCs/>
          <w:color w:val="000000" w:themeColor="text1"/>
          <w:sz w:val="22"/>
          <w:szCs w:val="22"/>
        </w:rPr>
      </w:pPr>
    </w:p>
    <w:p w14:paraId="034C7A6A" w14:textId="77777777" w:rsidR="009171C2" w:rsidRDefault="009171C2" w:rsidP="009171C2">
      <w:pPr>
        <w:autoSpaceDE w:val="0"/>
        <w:autoSpaceDN w:val="0"/>
        <w:adjustRightInd w:val="0"/>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7</w:t>
      </w:r>
      <w:r w:rsidRPr="00EB1437">
        <w:rPr>
          <w:rFonts w:ascii="Tahoma" w:hAnsi="Tahoma" w:cs="Tahoma"/>
          <w:b/>
          <w:color w:val="000000" w:themeColor="text1"/>
          <w:sz w:val="22"/>
          <w:szCs w:val="22"/>
        </w:rPr>
        <w:t xml:space="preserve"> – Critérios de medição e pagamento</w:t>
      </w:r>
    </w:p>
    <w:p w14:paraId="2800DB06" w14:textId="77777777" w:rsidR="009171C2" w:rsidRPr="00EB1437" w:rsidRDefault="009171C2" w:rsidP="009171C2">
      <w:pPr>
        <w:autoSpaceDE w:val="0"/>
        <w:autoSpaceDN w:val="0"/>
        <w:adjustRightInd w:val="0"/>
        <w:spacing w:line="360" w:lineRule="auto"/>
        <w:jc w:val="both"/>
        <w:rPr>
          <w:rFonts w:ascii="Tahoma" w:hAnsi="Tahoma" w:cs="Tahoma"/>
          <w:b/>
          <w:color w:val="000000" w:themeColor="text1"/>
          <w:sz w:val="22"/>
          <w:szCs w:val="22"/>
        </w:rPr>
      </w:pPr>
    </w:p>
    <w:p w14:paraId="43DF3698" w14:textId="77777777" w:rsidR="009171C2" w:rsidRDefault="009171C2" w:rsidP="009171C2">
      <w:pPr>
        <w:autoSpaceDE w:val="0"/>
        <w:autoSpaceDN w:val="0"/>
        <w:adjustRightInd w:val="0"/>
        <w:spacing w:line="360" w:lineRule="auto"/>
        <w:ind w:firstLine="708"/>
        <w:jc w:val="both"/>
        <w:rPr>
          <w:rFonts w:ascii="Tahoma" w:hAnsi="Tahoma" w:cs="Tahoma"/>
          <w:b/>
          <w:sz w:val="22"/>
          <w:szCs w:val="22"/>
          <w:lang w:eastAsia="en-US"/>
        </w:rPr>
      </w:pPr>
      <w:r>
        <w:rPr>
          <w:rFonts w:ascii="Tahoma" w:hAnsi="Tahoma" w:cs="Tahoma"/>
          <w:b/>
          <w:color w:val="000000" w:themeColor="text1"/>
          <w:sz w:val="22"/>
          <w:szCs w:val="22"/>
        </w:rPr>
        <w:t>7</w:t>
      </w:r>
      <w:r w:rsidRPr="00574214">
        <w:rPr>
          <w:rFonts w:ascii="Tahoma" w:hAnsi="Tahoma" w:cs="Tahoma"/>
          <w:b/>
          <w:color w:val="000000" w:themeColor="text1"/>
          <w:sz w:val="22"/>
          <w:szCs w:val="22"/>
        </w:rPr>
        <w:t>.1 Recebimento</w:t>
      </w:r>
      <w:r w:rsidRPr="00574214">
        <w:rPr>
          <w:rFonts w:ascii="Tahoma" w:hAnsi="Tahoma" w:cs="Tahoma"/>
          <w:b/>
          <w:sz w:val="22"/>
          <w:szCs w:val="22"/>
          <w:lang w:eastAsia="en-US"/>
        </w:rPr>
        <w:tab/>
      </w:r>
    </w:p>
    <w:p w14:paraId="653E45A6"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31E45F1F" w14:textId="77777777" w:rsidR="003107F7"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66594E">
        <w:rPr>
          <w:rFonts w:ascii="Tahoma" w:hAnsi="Tahoma" w:cs="Tahoma"/>
          <w:sz w:val="22"/>
          <w:szCs w:val="22"/>
        </w:rPr>
        <w:t>.</w:t>
      </w:r>
      <w:r>
        <w:rPr>
          <w:rFonts w:ascii="Tahoma" w:hAnsi="Tahoma" w:cs="Tahoma"/>
          <w:sz w:val="22"/>
          <w:szCs w:val="22"/>
        </w:rPr>
        <w:t>1.</w:t>
      </w:r>
      <w:r w:rsidRPr="0066594E">
        <w:rPr>
          <w:rFonts w:ascii="Tahoma" w:hAnsi="Tahoma" w:cs="Tahoma"/>
          <w:sz w:val="22"/>
          <w:szCs w:val="22"/>
        </w:rPr>
        <w:t>1</w:t>
      </w:r>
      <w:r w:rsidRPr="00F21F69">
        <w:rPr>
          <w:rFonts w:ascii="Tahoma" w:hAnsi="Tahoma" w:cs="Tahoma"/>
          <w:sz w:val="22"/>
          <w:szCs w:val="22"/>
        </w:rPr>
        <w:t xml:space="preserve"> Os bens serão recebidos, juntamente com a nota fiscal ou instrumento de cobrança equivalente, pelo(a) responsável pelo acompanhamento e fiscalização do contrato, para efeito de posterior verificação de sua conformidade com as especificações constantes no Termo de Referência e na proposta</w:t>
      </w:r>
      <w:r w:rsidR="00CA3ED8">
        <w:rPr>
          <w:rFonts w:ascii="Tahoma" w:hAnsi="Tahoma" w:cs="Tahoma"/>
          <w:sz w:val="22"/>
          <w:szCs w:val="22"/>
        </w:rPr>
        <w:t xml:space="preserve"> da seguinte forma</w:t>
      </w:r>
      <w:r w:rsidR="003107F7">
        <w:rPr>
          <w:rFonts w:ascii="Tahoma" w:hAnsi="Tahoma" w:cs="Tahoma"/>
          <w:sz w:val="22"/>
          <w:szCs w:val="22"/>
        </w:rPr>
        <w:t>:</w:t>
      </w:r>
    </w:p>
    <w:p w14:paraId="2102E8BE" w14:textId="44B36988" w:rsidR="009171C2" w:rsidRDefault="009171C2" w:rsidP="009171C2">
      <w:pPr>
        <w:autoSpaceDE w:val="0"/>
        <w:autoSpaceDN w:val="0"/>
        <w:adjustRightInd w:val="0"/>
        <w:spacing w:line="360" w:lineRule="auto"/>
        <w:jc w:val="both"/>
        <w:rPr>
          <w:rFonts w:ascii="Tahoma" w:hAnsi="Tahoma" w:cs="Tahoma"/>
          <w:sz w:val="22"/>
          <w:szCs w:val="22"/>
        </w:rPr>
      </w:pPr>
      <w:r w:rsidRPr="00F21F69">
        <w:rPr>
          <w:rFonts w:ascii="Tahoma" w:hAnsi="Tahoma" w:cs="Tahoma"/>
          <w:sz w:val="22"/>
          <w:szCs w:val="22"/>
        </w:rPr>
        <w:t xml:space="preserve"> </w:t>
      </w:r>
    </w:p>
    <w:p w14:paraId="08FAF333" w14:textId="1B5EC20F" w:rsidR="003107F7" w:rsidRDefault="003107F7"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a) </w:t>
      </w:r>
      <w:r w:rsidR="00CA3ED8" w:rsidRPr="003107F7">
        <w:rPr>
          <w:rFonts w:ascii="Tahoma" w:hAnsi="Tahoma" w:cs="Tahoma"/>
          <w:sz w:val="22"/>
          <w:szCs w:val="22"/>
        </w:rPr>
        <w:t xml:space="preserve">com a lavratura do Termo de Recebimento Provisório, em até </w:t>
      </w:r>
      <w:r w:rsidR="00BE3C69">
        <w:rPr>
          <w:rFonts w:ascii="Tahoma" w:hAnsi="Tahoma" w:cs="Tahoma"/>
          <w:sz w:val="22"/>
          <w:szCs w:val="22"/>
        </w:rPr>
        <w:t>0</w:t>
      </w:r>
      <w:r w:rsidR="00CA3ED8" w:rsidRPr="003107F7">
        <w:rPr>
          <w:rFonts w:ascii="Tahoma" w:hAnsi="Tahoma" w:cs="Tahoma"/>
          <w:sz w:val="22"/>
          <w:szCs w:val="22"/>
        </w:rPr>
        <w:t xml:space="preserve">3 </w:t>
      </w:r>
      <w:r>
        <w:rPr>
          <w:rFonts w:ascii="Tahoma" w:hAnsi="Tahoma" w:cs="Tahoma"/>
          <w:sz w:val="22"/>
          <w:szCs w:val="22"/>
        </w:rPr>
        <w:t xml:space="preserve">(três) </w:t>
      </w:r>
      <w:r w:rsidR="00CA3ED8" w:rsidRPr="003107F7">
        <w:rPr>
          <w:rFonts w:ascii="Tahoma" w:hAnsi="Tahoma" w:cs="Tahoma"/>
          <w:sz w:val="22"/>
          <w:szCs w:val="22"/>
        </w:rPr>
        <w:t xml:space="preserve">dias, com a prévia verificação do pleno e fiel cumprimento a todas as disposições do Termo de Referência e da Proposta Comercial; </w:t>
      </w:r>
    </w:p>
    <w:p w14:paraId="13B4B4C6" w14:textId="77777777" w:rsidR="003107F7" w:rsidRDefault="003107F7" w:rsidP="009171C2">
      <w:pPr>
        <w:autoSpaceDE w:val="0"/>
        <w:autoSpaceDN w:val="0"/>
        <w:adjustRightInd w:val="0"/>
        <w:spacing w:line="360" w:lineRule="auto"/>
        <w:jc w:val="both"/>
        <w:rPr>
          <w:rFonts w:ascii="Tahoma" w:hAnsi="Tahoma" w:cs="Tahoma"/>
          <w:sz w:val="22"/>
          <w:szCs w:val="22"/>
        </w:rPr>
      </w:pPr>
    </w:p>
    <w:p w14:paraId="3DA87C9A" w14:textId="03F1BD03" w:rsidR="00CA3ED8" w:rsidRDefault="00CA3ED8"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b) com a lavratura de Termo de Recebimento Definitivo, em até </w:t>
      </w:r>
      <w:r w:rsidR="00BE3C69">
        <w:rPr>
          <w:rFonts w:ascii="Tahoma" w:hAnsi="Tahoma" w:cs="Tahoma"/>
          <w:sz w:val="22"/>
          <w:szCs w:val="22"/>
        </w:rPr>
        <w:t>03</w:t>
      </w:r>
      <w:r w:rsidRPr="003107F7">
        <w:rPr>
          <w:rFonts w:ascii="Tahoma" w:hAnsi="Tahoma" w:cs="Tahoma"/>
          <w:sz w:val="22"/>
          <w:szCs w:val="22"/>
        </w:rPr>
        <w:t xml:space="preserve"> (t</w:t>
      </w:r>
      <w:r w:rsidR="00BE3C69">
        <w:rPr>
          <w:rFonts w:ascii="Tahoma" w:hAnsi="Tahoma" w:cs="Tahoma"/>
          <w:sz w:val="22"/>
          <w:szCs w:val="22"/>
        </w:rPr>
        <w:t>rês</w:t>
      </w:r>
      <w:r w:rsidRPr="003107F7">
        <w:rPr>
          <w:rFonts w:ascii="Tahoma" w:hAnsi="Tahoma" w:cs="Tahoma"/>
          <w:sz w:val="22"/>
          <w:szCs w:val="22"/>
        </w:rPr>
        <w:t xml:space="preserve">) dias, decorrido o prazo de observação, fixado em até 30 (trinta) dias, contado a partir da lavratura do </w:t>
      </w:r>
      <w:r w:rsidRPr="003107F7">
        <w:rPr>
          <w:rFonts w:ascii="Tahoma" w:hAnsi="Tahoma" w:cs="Tahoma"/>
          <w:sz w:val="22"/>
          <w:szCs w:val="22"/>
        </w:rPr>
        <w:lastRenderedPageBreak/>
        <w:t>Termo de Recebimento Provisório, desde que persista a qualidade dos bens entregues e sua conformidade com as exigências contidas no Termo de Referência e na Proposta Comercial.</w:t>
      </w:r>
    </w:p>
    <w:p w14:paraId="6BECBFC1" w14:textId="1C965699" w:rsidR="00CD4B8E" w:rsidRDefault="00CD4B8E" w:rsidP="009171C2">
      <w:pPr>
        <w:autoSpaceDE w:val="0"/>
        <w:autoSpaceDN w:val="0"/>
        <w:adjustRightInd w:val="0"/>
        <w:spacing w:line="360" w:lineRule="auto"/>
        <w:jc w:val="both"/>
        <w:rPr>
          <w:rFonts w:ascii="Tahoma" w:hAnsi="Tahoma" w:cs="Tahoma"/>
          <w:sz w:val="22"/>
          <w:szCs w:val="22"/>
        </w:rPr>
      </w:pPr>
    </w:p>
    <w:p w14:paraId="046E4257"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7.1.1.1 Caso a entrega seja efetuada por terceiros, o material será recebido apenas se</w:t>
      </w:r>
    </w:p>
    <w:p w14:paraId="14F3AB3F"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estiver acompanhado da Nota Fiscal da Contratada e com os dados do contrato em local</w:t>
      </w:r>
    </w:p>
    <w:p w14:paraId="4E84E1FB" w14:textId="62FD46BC" w:rsid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visível para que seja possível a identificação.</w:t>
      </w:r>
    </w:p>
    <w:p w14:paraId="36274BDE" w14:textId="77777777" w:rsidR="00CD4B8E" w:rsidRPr="003107F7" w:rsidRDefault="00CD4B8E" w:rsidP="009171C2">
      <w:pPr>
        <w:autoSpaceDE w:val="0"/>
        <w:autoSpaceDN w:val="0"/>
        <w:adjustRightInd w:val="0"/>
        <w:spacing w:line="360" w:lineRule="auto"/>
        <w:jc w:val="both"/>
        <w:rPr>
          <w:rFonts w:ascii="Tahoma" w:hAnsi="Tahoma" w:cs="Tahoma"/>
          <w:sz w:val="22"/>
          <w:szCs w:val="22"/>
        </w:rPr>
      </w:pPr>
    </w:p>
    <w:p w14:paraId="4140C0BD" w14:textId="77777777"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Pr="00F21F69">
        <w:rPr>
          <w:rFonts w:ascii="Tahoma" w:hAnsi="Tahoma" w:cs="Tahoma"/>
          <w:sz w:val="22"/>
          <w:szCs w:val="22"/>
        </w:rPr>
        <w:t xml:space="preserve">2 Os bens poderão ser rejeitados, no todo ou em parte, inclusive antes do recebimento provisório, quando em desacordo com as especificações constantes no Termo de Referência e na proposta, devendo ser substituídos no prazo de </w:t>
      </w:r>
      <w:r>
        <w:rPr>
          <w:rFonts w:ascii="Tahoma" w:hAnsi="Tahoma" w:cs="Tahoma"/>
          <w:sz w:val="22"/>
          <w:szCs w:val="22"/>
        </w:rPr>
        <w:t>15</w:t>
      </w:r>
      <w:r w:rsidRPr="00F21F69">
        <w:rPr>
          <w:rFonts w:ascii="Tahoma" w:hAnsi="Tahoma" w:cs="Tahoma"/>
          <w:sz w:val="22"/>
          <w:szCs w:val="22"/>
        </w:rPr>
        <w:t xml:space="preserve"> (</w:t>
      </w:r>
      <w:r>
        <w:rPr>
          <w:rFonts w:ascii="Tahoma" w:hAnsi="Tahoma" w:cs="Tahoma"/>
          <w:sz w:val="22"/>
          <w:szCs w:val="22"/>
        </w:rPr>
        <w:t>quinze</w:t>
      </w:r>
      <w:r w:rsidRPr="00F21F69">
        <w:rPr>
          <w:rFonts w:ascii="Tahoma" w:hAnsi="Tahoma" w:cs="Tahoma"/>
          <w:sz w:val="22"/>
          <w:szCs w:val="22"/>
        </w:rPr>
        <w:t xml:space="preserve">) dias, a contar da notificação da contratada, às suas custas, sem prejuízo da aplicação das penalidades. </w:t>
      </w:r>
    </w:p>
    <w:p w14:paraId="6C2EDB6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196A2B9D" w14:textId="5E27A2D8"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3</w:t>
      </w:r>
      <w:r w:rsidRPr="00F21F69">
        <w:rPr>
          <w:rFonts w:ascii="Tahoma" w:hAnsi="Tahoma" w:cs="Tahoma"/>
          <w:sz w:val="22"/>
          <w:szCs w:val="22"/>
        </w:rPr>
        <w:t xml:space="preserve"> O prazo para recebimento definitivo poderá ser excepcionalmente prorrogado, de forma justificada, por igual período, quando houver necessidade de diligências para a aferição do atendimento das exigências contratuais. </w:t>
      </w:r>
    </w:p>
    <w:p w14:paraId="1917E6D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44FFF13E" w14:textId="41BE8DA5" w:rsidR="009171C2" w:rsidRDefault="009171C2" w:rsidP="009171C2">
      <w:pPr>
        <w:autoSpaceDE w:val="0"/>
        <w:autoSpaceDN w:val="0"/>
        <w:adjustRightInd w:val="0"/>
        <w:spacing w:line="360" w:lineRule="auto"/>
        <w:jc w:val="both"/>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4</w:t>
      </w:r>
      <w:r w:rsidRPr="00F21F69">
        <w:rPr>
          <w:rFonts w:ascii="Tahoma" w:hAnsi="Tahoma" w:cs="Tahoma"/>
          <w:sz w:val="22"/>
          <w:szCs w:val="22"/>
        </w:rPr>
        <w:t xml:space="preserve"> No caso de controvérsia sobre a execução do objeto, quanto à dimensão, qualidade e quantidade, se houver parcela incontroversa, deverá ser observado o teor do art. 143 da Lei nº 14.133, de 2021, com a comunicação ao contratado para emissão de Nota Fiscal/Fatura no que </w:t>
      </w:r>
      <w:proofErr w:type="spellStart"/>
      <w:r w:rsidRPr="00F21F69">
        <w:rPr>
          <w:rFonts w:ascii="Tahoma" w:hAnsi="Tahoma" w:cs="Tahoma"/>
          <w:sz w:val="22"/>
          <w:szCs w:val="22"/>
        </w:rPr>
        <w:t>pertine</w:t>
      </w:r>
      <w:proofErr w:type="spellEnd"/>
      <w:r w:rsidRPr="00F21F69">
        <w:rPr>
          <w:rFonts w:ascii="Tahoma" w:hAnsi="Tahoma" w:cs="Tahoma"/>
          <w:sz w:val="22"/>
          <w:szCs w:val="22"/>
        </w:rPr>
        <w:t xml:space="preserve"> à parcela incontroversa, para efeito de liquidação e pagamento</w:t>
      </w:r>
      <w:r>
        <w:t>.</w:t>
      </w:r>
    </w:p>
    <w:p w14:paraId="29D6AC45" w14:textId="77777777" w:rsidR="009171C2" w:rsidRDefault="009171C2" w:rsidP="009171C2">
      <w:pPr>
        <w:autoSpaceDE w:val="0"/>
        <w:autoSpaceDN w:val="0"/>
        <w:adjustRightInd w:val="0"/>
        <w:spacing w:line="360" w:lineRule="auto"/>
        <w:ind w:firstLine="708"/>
        <w:jc w:val="both"/>
      </w:pPr>
    </w:p>
    <w:p w14:paraId="2B9B9741" w14:textId="085C48BC" w:rsidR="009171C2" w:rsidRPr="007D79F0"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7.1.</w:t>
      </w:r>
      <w:r w:rsidR="003107F7">
        <w:rPr>
          <w:rFonts w:ascii="Tahoma" w:hAnsi="Tahoma" w:cs="Tahoma"/>
          <w:color w:val="000000" w:themeColor="text1"/>
          <w:sz w:val="22"/>
          <w:szCs w:val="22"/>
          <w:lang w:eastAsia="en-US"/>
        </w:rPr>
        <w:t>5</w:t>
      </w:r>
      <w:r w:rsidRPr="007D79F0">
        <w:rPr>
          <w:rFonts w:ascii="Tahoma" w:hAnsi="Tahoma" w:cs="Tahoma"/>
          <w:color w:val="000000" w:themeColor="text1"/>
          <w:sz w:val="22"/>
          <w:szCs w:val="22"/>
          <w:lang w:eastAsia="en-US"/>
        </w:rPr>
        <w:t xml:space="preserve"> 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0B065755" w14:textId="77777777" w:rsidR="009171C2" w:rsidRPr="007D79F0" w:rsidRDefault="009171C2" w:rsidP="009171C2">
      <w:pPr>
        <w:autoSpaceDE w:val="0"/>
        <w:autoSpaceDN w:val="0"/>
        <w:adjustRightInd w:val="0"/>
        <w:spacing w:line="360" w:lineRule="auto"/>
        <w:ind w:firstLine="708"/>
        <w:jc w:val="both"/>
        <w:rPr>
          <w:rFonts w:ascii="Tahoma" w:hAnsi="Tahoma" w:cs="Tahoma"/>
          <w:color w:val="000000" w:themeColor="text1"/>
          <w:sz w:val="22"/>
          <w:szCs w:val="22"/>
          <w:lang w:eastAsia="en-US"/>
        </w:rPr>
      </w:pPr>
    </w:p>
    <w:p w14:paraId="0D510CA2" w14:textId="71362591" w:rsidR="009171C2"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lastRenderedPageBreak/>
        <w:t>7</w:t>
      </w:r>
      <w:r w:rsidRPr="007D79F0">
        <w:rPr>
          <w:rFonts w:ascii="Tahoma" w:hAnsi="Tahoma" w:cs="Tahoma"/>
          <w:color w:val="000000" w:themeColor="text1"/>
          <w:sz w:val="22"/>
          <w:szCs w:val="22"/>
          <w:lang w:eastAsia="en-US"/>
        </w:rPr>
        <w:t>.</w:t>
      </w:r>
      <w:r>
        <w:rPr>
          <w:rFonts w:ascii="Tahoma" w:hAnsi="Tahoma" w:cs="Tahoma"/>
          <w:color w:val="000000" w:themeColor="text1"/>
          <w:sz w:val="22"/>
          <w:szCs w:val="22"/>
          <w:lang w:eastAsia="en-US"/>
        </w:rPr>
        <w:t>1.</w:t>
      </w:r>
      <w:r w:rsidR="003107F7">
        <w:rPr>
          <w:rFonts w:ascii="Tahoma" w:hAnsi="Tahoma" w:cs="Tahoma"/>
          <w:color w:val="000000" w:themeColor="text1"/>
          <w:sz w:val="22"/>
          <w:szCs w:val="22"/>
          <w:lang w:eastAsia="en-US"/>
        </w:rPr>
        <w:t>6</w:t>
      </w:r>
      <w:r w:rsidRPr="007D79F0">
        <w:rPr>
          <w:rFonts w:ascii="Tahoma" w:hAnsi="Tahoma" w:cs="Tahoma"/>
          <w:color w:val="000000" w:themeColor="text1"/>
          <w:sz w:val="22"/>
          <w:szCs w:val="22"/>
          <w:lang w:eastAsia="en-US"/>
        </w:rPr>
        <w:t xml:space="preserve"> O recebimento provisório ou definitivo não excluirá a responsabilidade civil pela solidez e pela segurança dos bens nem a responsabilidade ético-profissional pela perfeita execução do contrato.</w:t>
      </w:r>
    </w:p>
    <w:p w14:paraId="795E5187" w14:textId="1686E520" w:rsidR="009171C2" w:rsidRPr="00C41A84" w:rsidRDefault="009171C2" w:rsidP="009171C2">
      <w:pPr>
        <w:spacing w:before="100" w:beforeAutospacing="1" w:after="100" w:afterAutospacing="1" w:line="360" w:lineRule="auto"/>
        <w:jc w:val="both"/>
        <w:rPr>
          <w:rFonts w:ascii="Tahoma" w:hAnsi="Tahoma" w:cs="Tahoma"/>
          <w:color w:val="000000"/>
          <w:sz w:val="22"/>
          <w:szCs w:val="22"/>
        </w:rPr>
      </w:pPr>
      <w:r>
        <w:rPr>
          <w:rFonts w:ascii="Tahoma" w:hAnsi="Tahoma" w:cs="Tahoma"/>
          <w:sz w:val="22"/>
          <w:szCs w:val="22"/>
        </w:rPr>
        <w:t>7</w:t>
      </w:r>
      <w:r w:rsidRPr="00C41A84">
        <w:rPr>
          <w:rFonts w:ascii="Tahoma" w:hAnsi="Tahoma" w:cs="Tahoma"/>
          <w:sz w:val="22"/>
          <w:szCs w:val="22"/>
        </w:rPr>
        <w:t>.</w:t>
      </w:r>
      <w:r>
        <w:rPr>
          <w:rFonts w:ascii="Tahoma" w:hAnsi="Tahoma" w:cs="Tahoma"/>
          <w:sz w:val="22"/>
          <w:szCs w:val="22"/>
        </w:rPr>
        <w:t>1.</w:t>
      </w:r>
      <w:r w:rsidR="003107F7">
        <w:rPr>
          <w:rFonts w:ascii="Tahoma" w:hAnsi="Tahoma" w:cs="Tahoma"/>
          <w:sz w:val="22"/>
          <w:szCs w:val="22"/>
        </w:rPr>
        <w:t>7</w:t>
      </w:r>
      <w:r w:rsidRPr="00C41A84">
        <w:rPr>
          <w:rFonts w:ascii="Tahoma" w:hAnsi="Tahoma" w:cs="Tahoma"/>
          <w:sz w:val="22"/>
          <w:szCs w:val="22"/>
        </w:rPr>
        <w:t xml:space="preserve"> O requerimento de pagamento, bem como todos os demais documentos de cobrança, deverá ser enviado à Divisão de</w:t>
      </w:r>
      <w:r>
        <w:rPr>
          <w:rFonts w:ascii="Tahoma" w:hAnsi="Tahoma" w:cs="Tahoma"/>
          <w:sz w:val="22"/>
          <w:szCs w:val="22"/>
        </w:rPr>
        <w:t xml:space="preserve"> Almoxarifado</w:t>
      </w:r>
      <w:r w:rsidRPr="00C41A84">
        <w:rPr>
          <w:rFonts w:ascii="Tahoma" w:hAnsi="Tahoma" w:cs="Tahoma"/>
          <w:sz w:val="22"/>
          <w:szCs w:val="22"/>
        </w:rPr>
        <w:t xml:space="preserve"> da ALESP, localizado no subsolo do “Palácio 9 de </w:t>
      </w:r>
      <w:proofErr w:type="gramStart"/>
      <w:r w:rsidRPr="00C41A84">
        <w:rPr>
          <w:rFonts w:ascii="Tahoma" w:hAnsi="Tahoma" w:cs="Tahoma"/>
          <w:sz w:val="22"/>
          <w:szCs w:val="22"/>
        </w:rPr>
        <w:t>Julho</w:t>
      </w:r>
      <w:proofErr w:type="gramEnd"/>
      <w:r w:rsidRPr="00C41A84">
        <w:rPr>
          <w:rFonts w:ascii="Tahoma" w:hAnsi="Tahoma" w:cs="Tahoma"/>
          <w:sz w:val="22"/>
          <w:szCs w:val="22"/>
        </w:rPr>
        <w:t>”, sala S</w:t>
      </w:r>
      <w:r>
        <w:rPr>
          <w:rFonts w:ascii="Tahoma" w:hAnsi="Tahoma" w:cs="Tahoma"/>
          <w:sz w:val="22"/>
          <w:szCs w:val="22"/>
        </w:rPr>
        <w:t>01</w:t>
      </w:r>
      <w:r w:rsidRPr="00C41A84">
        <w:rPr>
          <w:rFonts w:ascii="Tahoma" w:hAnsi="Tahoma" w:cs="Tahoma"/>
          <w:sz w:val="22"/>
          <w:szCs w:val="22"/>
        </w:rPr>
        <w:t xml:space="preserve"> - telefone (11) 3886-6</w:t>
      </w:r>
      <w:r>
        <w:rPr>
          <w:rFonts w:ascii="Tahoma" w:hAnsi="Tahoma" w:cs="Tahoma"/>
          <w:sz w:val="22"/>
          <w:szCs w:val="22"/>
        </w:rPr>
        <w:t>191</w:t>
      </w:r>
      <w:r w:rsidRPr="00C41A84">
        <w:rPr>
          <w:rFonts w:ascii="Tahoma" w:hAnsi="Tahoma" w:cs="Tahoma"/>
          <w:sz w:val="22"/>
          <w:szCs w:val="22"/>
        </w:rPr>
        <w:t>, via correio eletrônico (</w:t>
      </w:r>
      <w:r>
        <w:rPr>
          <w:rFonts w:ascii="Tahoma" w:hAnsi="Tahoma" w:cs="Tahoma"/>
          <w:sz w:val="22"/>
          <w:szCs w:val="22"/>
        </w:rPr>
        <w:t>almox.dap@</w:t>
      </w:r>
      <w:r w:rsidRPr="00C41A84">
        <w:rPr>
          <w:rFonts w:ascii="Tahoma" w:hAnsi="Tahoma" w:cs="Tahoma"/>
          <w:sz w:val="22"/>
          <w:szCs w:val="22"/>
        </w:rPr>
        <w:t>al.sp.gov.br) em arquivos com extensão .</w:t>
      </w:r>
      <w:proofErr w:type="spellStart"/>
      <w:r w:rsidRPr="00C41A84">
        <w:rPr>
          <w:rFonts w:ascii="Tahoma" w:hAnsi="Tahoma" w:cs="Tahoma"/>
          <w:sz w:val="22"/>
          <w:szCs w:val="22"/>
        </w:rPr>
        <w:t>pdf</w:t>
      </w:r>
      <w:proofErr w:type="spellEnd"/>
      <w:r w:rsidRPr="00C41A84">
        <w:rPr>
          <w:rFonts w:ascii="Tahoma" w:hAnsi="Tahoma" w:cs="Tahoma"/>
          <w:sz w:val="22"/>
          <w:szCs w:val="22"/>
        </w:rPr>
        <w:t>, pesquisável.</w:t>
      </w:r>
    </w:p>
    <w:p w14:paraId="326AAE77"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41B3DFF9" w14:textId="77777777" w:rsidR="009171C2" w:rsidRDefault="009171C2" w:rsidP="009171C2">
      <w:pPr>
        <w:autoSpaceDE w:val="0"/>
        <w:autoSpaceDN w:val="0"/>
        <w:adjustRightInd w:val="0"/>
        <w:spacing w:line="360" w:lineRule="auto"/>
        <w:ind w:firstLine="708"/>
        <w:jc w:val="both"/>
        <w:rPr>
          <w:rFonts w:ascii="Tahoma" w:hAnsi="Tahoma" w:cs="Tahoma"/>
          <w:b/>
          <w:sz w:val="22"/>
          <w:szCs w:val="22"/>
        </w:rPr>
      </w:pPr>
      <w:r>
        <w:rPr>
          <w:rFonts w:ascii="Tahoma" w:hAnsi="Tahoma" w:cs="Tahoma"/>
          <w:b/>
          <w:color w:val="000000" w:themeColor="text1"/>
          <w:sz w:val="22"/>
          <w:szCs w:val="22"/>
          <w:lang w:eastAsia="en-US"/>
        </w:rPr>
        <w:t>7</w:t>
      </w:r>
      <w:r w:rsidRPr="00574214">
        <w:rPr>
          <w:rFonts w:ascii="Tahoma" w:hAnsi="Tahoma" w:cs="Tahoma"/>
          <w:b/>
          <w:color w:val="000000" w:themeColor="text1"/>
          <w:sz w:val="22"/>
          <w:szCs w:val="22"/>
          <w:lang w:eastAsia="en-US"/>
        </w:rPr>
        <w:t>.2</w:t>
      </w:r>
      <w:r>
        <w:rPr>
          <w:rFonts w:ascii="Tahoma" w:hAnsi="Tahoma" w:cs="Tahoma"/>
          <w:color w:val="000000" w:themeColor="text1"/>
          <w:sz w:val="22"/>
          <w:szCs w:val="22"/>
          <w:lang w:eastAsia="en-US"/>
        </w:rPr>
        <w:t xml:space="preserve"> </w:t>
      </w:r>
      <w:r w:rsidRPr="00F6704A">
        <w:rPr>
          <w:rFonts w:ascii="Tahoma" w:hAnsi="Tahoma" w:cs="Tahoma"/>
          <w:b/>
          <w:sz w:val="22"/>
          <w:szCs w:val="22"/>
        </w:rPr>
        <w:t>Prazo de pagamento</w:t>
      </w:r>
    </w:p>
    <w:p w14:paraId="2CA43E02" w14:textId="77777777" w:rsidR="009171C2" w:rsidRDefault="009171C2" w:rsidP="009171C2">
      <w:pPr>
        <w:autoSpaceDE w:val="0"/>
        <w:autoSpaceDN w:val="0"/>
        <w:adjustRightInd w:val="0"/>
        <w:spacing w:line="360" w:lineRule="auto"/>
        <w:jc w:val="both"/>
        <w:rPr>
          <w:rFonts w:ascii="Tahoma" w:hAnsi="Tahoma" w:cs="Tahoma"/>
          <w:b/>
          <w:sz w:val="22"/>
          <w:szCs w:val="22"/>
        </w:rPr>
      </w:pPr>
    </w:p>
    <w:p w14:paraId="33EB9171" w14:textId="77777777" w:rsidR="009171C2" w:rsidRPr="00E85840" w:rsidRDefault="009171C2" w:rsidP="009171C2">
      <w:pPr>
        <w:spacing w:line="360" w:lineRule="auto"/>
        <w:jc w:val="both"/>
        <w:rPr>
          <w:rFonts w:ascii="Tahoma" w:hAnsi="Tahoma" w:cs="Tahoma"/>
          <w:sz w:val="22"/>
          <w:szCs w:val="22"/>
        </w:rPr>
      </w:pPr>
      <w:r>
        <w:rPr>
          <w:rFonts w:ascii="Tahoma" w:hAnsi="Tahoma" w:cs="Tahoma"/>
          <w:sz w:val="22"/>
          <w:szCs w:val="22"/>
        </w:rPr>
        <w:t xml:space="preserve">7.2.1 </w:t>
      </w:r>
      <w:r w:rsidRPr="00E85840">
        <w:rPr>
          <w:rFonts w:ascii="Tahoma" w:hAnsi="Tahoma" w:cs="Tahoma"/>
          <w:sz w:val="22"/>
          <w:szCs w:val="22"/>
        </w:rPr>
        <w:t>O pagamento será efetuado mediante depósito bancário em conta corrente da C</w:t>
      </w:r>
      <w:r>
        <w:rPr>
          <w:rFonts w:ascii="Tahoma" w:hAnsi="Tahoma" w:cs="Tahoma"/>
          <w:sz w:val="22"/>
          <w:szCs w:val="22"/>
        </w:rPr>
        <w:t xml:space="preserve">ontratada, </w:t>
      </w:r>
      <w:r w:rsidRPr="00E85840">
        <w:rPr>
          <w:rFonts w:ascii="Tahoma" w:hAnsi="Tahoma" w:cs="Tahoma"/>
          <w:sz w:val="22"/>
          <w:szCs w:val="22"/>
        </w:rPr>
        <w:t xml:space="preserve">observadas as seguintes condições: </w:t>
      </w:r>
    </w:p>
    <w:p w14:paraId="6F377729" w14:textId="77777777" w:rsidR="009171C2" w:rsidRDefault="009171C2" w:rsidP="009171C2">
      <w:pPr>
        <w:spacing w:line="360" w:lineRule="auto"/>
        <w:jc w:val="both"/>
        <w:rPr>
          <w:rFonts w:ascii="Tahoma" w:hAnsi="Tahoma" w:cs="Tahoma"/>
          <w:sz w:val="22"/>
          <w:szCs w:val="22"/>
        </w:rPr>
      </w:pPr>
    </w:p>
    <w:p w14:paraId="3DE35B4D" w14:textId="77777777" w:rsidR="009171C2" w:rsidRPr="00173843" w:rsidRDefault="009171C2" w:rsidP="009171C2">
      <w:pPr>
        <w:spacing w:line="360" w:lineRule="auto"/>
        <w:jc w:val="both"/>
        <w:rPr>
          <w:rFonts w:ascii="Tahoma" w:hAnsi="Tahoma" w:cs="Tahoma"/>
          <w:sz w:val="22"/>
          <w:szCs w:val="22"/>
        </w:rPr>
      </w:pPr>
      <w:r w:rsidRPr="00173843">
        <w:rPr>
          <w:rFonts w:ascii="Tahoma" w:hAnsi="Tahoma" w:cs="Tahoma"/>
          <w:sz w:val="22"/>
          <w:szCs w:val="22"/>
        </w:rPr>
        <w:t xml:space="preserve">7.2.1.1 Apresentação de nota fiscal/fatura acompanhada: </w:t>
      </w:r>
    </w:p>
    <w:p w14:paraId="5632791B" w14:textId="77777777" w:rsidR="009171C2" w:rsidRPr="00173843" w:rsidRDefault="009171C2" w:rsidP="009171C2">
      <w:pPr>
        <w:spacing w:line="360" w:lineRule="auto"/>
        <w:jc w:val="both"/>
        <w:rPr>
          <w:rFonts w:ascii="Tahoma" w:hAnsi="Tahoma" w:cs="Tahoma"/>
          <w:sz w:val="22"/>
          <w:szCs w:val="22"/>
        </w:rPr>
      </w:pPr>
      <w:ins w:id="3" w:author="JOSE DOMINGOS FRID E FIGUEIREDO" w:date="2024-04-02T10:40:00Z">
        <w:r w:rsidRPr="00173843">
          <w:rPr>
            <w:rFonts w:ascii="Tahoma" w:hAnsi="Tahoma" w:cs="Tahoma"/>
            <w:sz w:val="22"/>
            <w:szCs w:val="22"/>
          </w:rPr>
          <w:t>a) do respectivo T</w:t>
        </w:r>
      </w:ins>
      <w:r w:rsidRPr="00173843">
        <w:rPr>
          <w:rFonts w:ascii="Tahoma" w:hAnsi="Tahoma" w:cs="Tahoma"/>
          <w:sz w:val="22"/>
          <w:szCs w:val="22"/>
        </w:rPr>
        <w:t>ermo de Recebimento Provisório;</w:t>
      </w:r>
    </w:p>
    <w:p w14:paraId="695CDC5E" w14:textId="77777777" w:rsidR="009171C2" w:rsidRPr="00173843" w:rsidRDefault="009171C2" w:rsidP="009171C2">
      <w:pPr>
        <w:spacing w:line="360" w:lineRule="auto"/>
        <w:jc w:val="both"/>
        <w:rPr>
          <w:rFonts w:ascii="Tahoma" w:hAnsi="Tahoma" w:cs="Tahoma"/>
          <w:sz w:val="22"/>
          <w:szCs w:val="22"/>
        </w:rPr>
      </w:pPr>
      <w:ins w:id="4" w:author="JOSE DOMINGOS FRID E FIGUEIREDO" w:date="2024-04-02T10:40:00Z">
        <w:r w:rsidRPr="00173843">
          <w:rPr>
            <w:rFonts w:ascii="Tahoma" w:hAnsi="Tahoma" w:cs="Tahoma"/>
            <w:sz w:val="22"/>
            <w:szCs w:val="22"/>
          </w:rPr>
          <w:t xml:space="preserve">b) da certidão conjunta (negativa de débitos ou positiva com efeitos de negativa) de regularidade de contribuições previdenciárias, de tributos federais e da dívida ativa da União; </w:t>
        </w:r>
      </w:ins>
    </w:p>
    <w:p w14:paraId="2A7F0101" w14:textId="77777777" w:rsidR="009171C2" w:rsidRPr="00173843" w:rsidRDefault="009171C2" w:rsidP="009171C2">
      <w:pPr>
        <w:spacing w:line="360" w:lineRule="auto"/>
        <w:jc w:val="both"/>
        <w:rPr>
          <w:rFonts w:ascii="Tahoma" w:hAnsi="Tahoma" w:cs="Tahoma"/>
          <w:sz w:val="22"/>
          <w:szCs w:val="22"/>
        </w:rPr>
      </w:pPr>
      <w:ins w:id="5" w:author="JOSE DOMINGOS FRID E FIGUEIREDO" w:date="2024-04-02T10:40:00Z">
        <w:r w:rsidRPr="00173843">
          <w:rPr>
            <w:rFonts w:ascii="Tahoma" w:hAnsi="Tahoma" w:cs="Tahoma"/>
            <w:sz w:val="22"/>
            <w:szCs w:val="22"/>
          </w:rPr>
          <w:t xml:space="preserve">c) da certidão de regularidade em face do FGTS; </w:t>
        </w:r>
      </w:ins>
    </w:p>
    <w:p w14:paraId="65564AB1" w14:textId="77777777" w:rsidR="009171C2" w:rsidRDefault="009171C2" w:rsidP="009171C2">
      <w:pPr>
        <w:spacing w:line="360" w:lineRule="auto"/>
        <w:jc w:val="both"/>
        <w:rPr>
          <w:rFonts w:ascii="Tahoma" w:hAnsi="Tahoma" w:cs="Tahoma"/>
          <w:sz w:val="22"/>
          <w:szCs w:val="22"/>
        </w:rPr>
      </w:pPr>
      <w:ins w:id="6" w:author="JOSE DOMINGOS FRID E FIGUEIREDO" w:date="2024-04-02T10:40:00Z">
        <w:r w:rsidRPr="00173843">
          <w:rPr>
            <w:rFonts w:ascii="Tahoma" w:hAnsi="Tahoma" w:cs="Tahoma"/>
            <w:sz w:val="22"/>
            <w:szCs w:val="22"/>
          </w:rPr>
          <w:t>d) da certidão de regularidade em face de débitos trabalhistas, devidamente atualizadas, se necessário for;</w:t>
        </w:r>
      </w:ins>
    </w:p>
    <w:p w14:paraId="3A7C6582" w14:textId="77777777" w:rsidR="009171C2" w:rsidRDefault="009171C2" w:rsidP="009171C2">
      <w:pPr>
        <w:spacing w:line="360" w:lineRule="auto"/>
        <w:jc w:val="both"/>
        <w:rPr>
          <w:rFonts w:ascii="Tahoma" w:hAnsi="Tahoma" w:cs="Tahoma"/>
          <w:sz w:val="22"/>
          <w:szCs w:val="22"/>
        </w:rPr>
      </w:pPr>
    </w:p>
    <w:p w14:paraId="514EF3B5" w14:textId="77777777" w:rsidR="009171C2" w:rsidRPr="00173843" w:rsidRDefault="009171C2" w:rsidP="009171C2">
      <w:pPr>
        <w:spacing w:line="360" w:lineRule="auto"/>
        <w:jc w:val="both"/>
        <w:rPr>
          <w:ins w:id="7" w:author="JOSE DOMINGOS FRID E FIGUEIREDO" w:date="2024-04-02T10:40:00Z"/>
          <w:rFonts w:ascii="Tahoma" w:hAnsi="Tahoma" w:cs="Tahoma"/>
          <w:sz w:val="22"/>
          <w:szCs w:val="22"/>
        </w:rPr>
      </w:pPr>
      <w:r w:rsidRPr="00173843">
        <w:rPr>
          <w:rFonts w:ascii="Tahoma" w:hAnsi="Tahoma" w:cs="Tahoma"/>
          <w:sz w:val="22"/>
          <w:szCs w:val="22"/>
        </w:rPr>
        <w:t>7.2.1.2 Em 30 (trinta) dias, contados da data de apresentação da nota fiscal/fatura ou documento de cobrança equivalente. Caso o dia de pagamento recaia em dia não útil, esse será efetuado no primeiro dia útil antecedente, sendo certo que, mesmo nesse caso, manter-se-á, na fatura, o dia de vencimento</w:t>
      </w:r>
      <w:r>
        <w:rPr>
          <w:rFonts w:ascii="Tahoma" w:hAnsi="Tahoma" w:cs="Tahoma"/>
          <w:sz w:val="22"/>
          <w:szCs w:val="22"/>
        </w:rPr>
        <w:t>.</w:t>
      </w:r>
    </w:p>
    <w:p w14:paraId="5CE84B88" w14:textId="77777777" w:rsidR="009171C2" w:rsidRPr="00E87815" w:rsidRDefault="009171C2" w:rsidP="009171C2">
      <w:pPr>
        <w:autoSpaceDE w:val="0"/>
        <w:autoSpaceDN w:val="0"/>
        <w:adjustRightInd w:val="0"/>
        <w:spacing w:line="360" w:lineRule="auto"/>
        <w:jc w:val="both"/>
      </w:pPr>
    </w:p>
    <w:p w14:paraId="3A6CFB8D" w14:textId="3C61AC04" w:rsidR="00A22517" w:rsidRPr="00F845BD" w:rsidRDefault="00A22517" w:rsidP="00A22517">
      <w:pPr>
        <w:spacing w:line="360" w:lineRule="auto"/>
        <w:ind w:right="-283"/>
        <w:jc w:val="both"/>
        <w:rPr>
          <w:rFonts w:ascii="Tahoma" w:hAnsi="Tahoma" w:cs="Tahoma"/>
          <w:sz w:val="22"/>
          <w:szCs w:val="22"/>
        </w:rPr>
      </w:pPr>
      <w:r>
        <w:rPr>
          <w:rFonts w:ascii="Tahoma" w:hAnsi="Tahoma" w:cs="Tahoma"/>
          <w:sz w:val="22"/>
          <w:szCs w:val="22"/>
        </w:rPr>
        <w:lastRenderedPageBreak/>
        <w:t xml:space="preserve">7.2.1.2.1 </w:t>
      </w:r>
      <w:r w:rsidRPr="00F845BD">
        <w:rPr>
          <w:rFonts w:ascii="Tahoma" w:hAnsi="Tahoma" w:cs="Tahoma"/>
          <w:sz w:val="22"/>
          <w:szCs w:val="22"/>
        </w:rPr>
        <w:t xml:space="preserve">Para efeito da contagem do prazo de pagamento, será considerada como “data de apresentação da nota fiscal/fatura” a data final em que </w:t>
      </w:r>
      <w:r>
        <w:rPr>
          <w:rFonts w:ascii="Tahoma" w:hAnsi="Tahoma" w:cs="Tahoma"/>
          <w:sz w:val="22"/>
          <w:szCs w:val="22"/>
        </w:rPr>
        <w:t>todos os documentos mencionados</w:t>
      </w:r>
      <w:r w:rsidRPr="00F845BD">
        <w:rPr>
          <w:rFonts w:ascii="Tahoma" w:hAnsi="Tahoma" w:cs="Tahoma"/>
          <w:sz w:val="22"/>
          <w:szCs w:val="22"/>
        </w:rPr>
        <w:t xml:space="preserve"> no</w:t>
      </w:r>
      <w:r>
        <w:rPr>
          <w:rFonts w:ascii="Tahoma" w:hAnsi="Tahoma" w:cs="Tahoma"/>
          <w:sz w:val="22"/>
          <w:szCs w:val="22"/>
        </w:rPr>
        <w:t xml:space="preserve"> subitem 7.2.1.1</w:t>
      </w:r>
      <w:r w:rsidRPr="00F845BD">
        <w:rPr>
          <w:rFonts w:ascii="Tahoma" w:hAnsi="Tahoma" w:cs="Tahoma"/>
          <w:sz w:val="22"/>
          <w:szCs w:val="22"/>
        </w:rPr>
        <w:t xml:space="preserve"> forem entregues à ALESP</w:t>
      </w:r>
      <w:r>
        <w:rPr>
          <w:rFonts w:ascii="Tahoma" w:hAnsi="Tahoma" w:cs="Tahoma"/>
          <w:sz w:val="22"/>
          <w:szCs w:val="22"/>
        </w:rPr>
        <w:t>.</w:t>
      </w:r>
    </w:p>
    <w:p w14:paraId="41D2434F" w14:textId="77777777" w:rsidR="00A22517" w:rsidRDefault="00A22517" w:rsidP="009171C2">
      <w:pPr>
        <w:autoSpaceDE w:val="0"/>
        <w:autoSpaceDN w:val="0"/>
        <w:adjustRightInd w:val="0"/>
        <w:spacing w:line="360" w:lineRule="auto"/>
        <w:jc w:val="both"/>
        <w:rPr>
          <w:rFonts w:ascii="Tahoma" w:hAnsi="Tahoma" w:cs="Tahoma"/>
          <w:sz w:val="22"/>
          <w:szCs w:val="22"/>
        </w:rPr>
      </w:pPr>
    </w:p>
    <w:p w14:paraId="56A68602" w14:textId="2017883D"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7.2.2 Havendo erro na apresentação da Nota Fiscal ou instrumento de cobrança equivalente, ou circunstância que impeça a liquidação da despesa, esta ficará sobrestada até que a Contratada providencie as medidas saneadoras, reiniciando-se o prazo após a comprovação da regularização da situação, sem ônus à Contratante</w:t>
      </w:r>
    </w:p>
    <w:p w14:paraId="4D6FE041" w14:textId="77777777" w:rsidR="009171C2" w:rsidRDefault="009171C2" w:rsidP="009171C2">
      <w:pPr>
        <w:autoSpaceDE w:val="0"/>
        <w:autoSpaceDN w:val="0"/>
        <w:adjustRightInd w:val="0"/>
        <w:spacing w:line="360" w:lineRule="auto"/>
        <w:jc w:val="both"/>
        <w:rPr>
          <w:rFonts w:ascii="Tahoma" w:hAnsi="Tahoma" w:cs="Tahoma"/>
          <w:sz w:val="22"/>
          <w:szCs w:val="22"/>
        </w:rPr>
      </w:pPr>
    </w:p>
    <w:p w14:paraId="57FAFC2C" w14:textId="77777777" w:rsidR="009171C2" w:rsidRPr="007756D6"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7.2.3 </w:t>
      </w:r>
      <w:r w:rsidRPr="007756D6">
        <w:rPr>
          <w:rFonts w:ascii="Tahoma" w:hAnsi="Tahoma" w:cs="Tahoma"/>
          <w:sz w:val="22"/>
          <w:szCs w:val="22"/>
        </w:rPr>
        <w:t>Nas operações internas (fornecedores e prestadores de serviços contribuintes do ICMS no Estado de São Paulo), deverá ser observado, quando da entrega do objeto contratado, a correta emissão da Nota Fiscal, nos termos do Decreto Estadual nº 48.034, de 19 de agosto de 2003</w:t>
      </w:r>
      <w:r>
        <w:rPr>
          <w:rFonts w:ascii="Tahoma" w:hAnsi="Tahoma" w:cs="Tahoma"/>
          <w:sz w:val="22"/>
          <w:szCs w:val="22"/>
        </w:rPr>
        <w:t>.</w:t>
      </w:r>
    </w:p>
    <w:p w14:paraId="53CA6DA4" w14:textId="77777777" w:rsidR="009171C2" w:rsidRDefault="009171C2" w:rsidP="00A22517">
      <w:pPr>
        <w:autoSpaceDE w:val="0"/>
        <w:autoSpaceDN w:val="0"/>
        <w:adjustRightInd w:val="0"/>
        <w:spacing w:line="360" w:lineRule="auto"/>
        <w:jc w:val="both"/>
        <w:rPr>
          <w:rFonts w:ascii="Tahoma" w:hAnsi="Tahoma" w:cs="Tahoma"/>
          <w:sz w:val="22"/>
          <w:szCs w:val="22"/>
        </w:rPr>
      </w:pPr>
    </w:p>
    <w:p w14:paraId="17DD00A7" w14:textId="3C3BE7CC"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w:t>
      </w:r>
      <w:r w:rsidR="00A22517">
        <w:rPr>
          <w:rFonts w:ascii="Tahoma" w:hAnsi="Tahoma" w:cs="Tahoma"/>
          <w:sz w:val="22"/>
          <w:szCs w:val="22"/>
        </w:rPr>
        <w:t>4</w:t>
      </w:r>
      <w:r>
        <w:rPr>
          <w:rFonts w:ascii="Tahoma" w:hAnsi="Tahoma" w:cs="Tahoma"/>
          <w:sz w:val="22"/>
          <w:szCs w:val="22"/>
        </w:rPr>
        <w:t xml:space="preserve"> </w:t>
      </w:r>
      <w:r w:rsidRPr="00AF6F88">
        <w:rPr>
          <w:rFonts w:ascii="Tahoma" w:hAnsi="Tahoma" w:cs="Tahoma"/>
          <w:sz w:val="22"/>
          <w:szCs w:val="22"/>
        </w:rPr>
        <w:t>Quando do pagamento, será efetuada a retenção tributária prevista na legislação aplicável.</w:t>
      </w:r>
    </w:p>
    <w:p w14:paraId="146EB281"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70B165E0" w14:textId="47B4ADBC" w:rsidR="00D41D61" w:rsidRDefault="00D41D61" w:rsidP="00D41D61">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00A22517">
        <w:rPr>
          <w:rFonts w:ascii="Tahoma" w:hAnsi="Tahoma" w:cs="Tahoma"/>
          <w:sz w:val="22"/>
          <w:szCs w:val="22"/>
        </w:rPr>
        <w:t>5</w:t>
      </w:r>
      <w:r w:rsidRPr="00B63772">
        <w:rPr>
          <w:rFonts w:ascii="Tahoma" w:hAnsi="Tahoma" w:cs="Tahoma"/>
          <w:sz w:val="22"/>
          <w:szCs w:val="22"/>
        </w:rPr>
        <w:t xml:space="preserve"> Na hipótese de o pagamento não ocorrer dentro do prazo previsto no instrumento convocatório ou contratual e a contratada não ter concorrido para a perda do prazo, deverá ser feita a atualização monetária do valor devido, com utilização da UFESP (Unidade Fiscal do Estado de São Paulo) ou de outro índice que venha a substituí-lo, acrescido de juros moratórios na razão de 1% (um por cento) ao mês, calculados pro rata tempore, em relação ao atraso verificado.</w:t>
      </w:r>
    </w:p>
    <w:p w14:paraId="609E432D" w14:textId="77777777" w:rsidR="00D41D61" w:rsidRDefault="00D41D61" w:rsidP="00D41D61">
      <w:pPr>
        <w:autoSpaceDE w:val="0"/>
        <w:autoSpaceDN w:val="0"/>
        <w:adjustRightInd w:val="0"/>
        <w:spacing w:line="360" w:lineRule="auto"/>
        <w:jc w:val="both"/>
        <w:rPr>
          <w:rFonts w:ascii="Tahoma" w:hAnsi="Tahoma" w:cs="Tahoma"/>
          <w:sz w:val="22"/>
          <w:szCs w:val="22"/>
        </w:rPr>
      </w:pPr>
    </w:p>
    <w:p w14:paraId="75C2BC4D" w14:textId="55E1D752" w:rsidR="009171C2" w:rsidRPr="00D1414E" w:rsidRDefault="00D41D61" w:rsidP="009171C2">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Pr="00B63772">
        <w:rPr>
          <w:rFonts w:ascii="Tahoma" w:hAnsi="Tahoma" w:cs="Tahoma"/>
          <w:sz w:val="22"/>
          <w:szCs w:val="22"/>
        </w:rPr>
        <w:t>.</w:t>
      </w:r>
      <w:r w:rsidR="00A22517">
        <w:rPr>
          <w:rFonts w:ascii="Tahoma" w:hAnsi="Tahoma" w:cs="Tahoma"/>
          <w:sz w:val="22"/>
          <w:szCs w:val="22"/>
        </w:rPr>
        <w:t>6</w:t>
      </w:r>
      <w:r w:rsidRPr="00B63772">
        <w:rPr>
          <w:rFonts w:ascii="Tahoma" w:hAnsi="Tahoma" w:cs="Tahoma"/>
          <w:sz w:val="22"/>
          <w:szCs w:val="22"/>
        </w:rPr>
        <w:t xml:space="preserve"> Havendo atraso na execução será aplicado o disposto no</w:t>
      </w:r>
      <w:r>
        <w:rPr>
          <w:rFonts w:ascii="Tahoma" w:hAnsi="Tahoma" w:cs="Tahoma"/>
          <w:sz w:val="22"/>
          <w:szCs w:val="22"/>
        </w:rPr>
        <w:t xml:space="preserve"> subitem 5.4 deste Termo</w:t>
      </w:r>
      <w:r w:rsidRPr="00B63772">
        <w:rPr>
          <w:rFonts w:ascii="Tahoma" w:hAnsi="Tahoma" w:cs="Tahoma"/>
          <w:sz w:val="22"/>
          <w:szCs w:val="22"/>
        </w:rPr>
        <w:t>, sem prejuízo das demais sanções dispostas nas legislações que regem o presente procedimento.</w:t>
      </w:r>
    </w:p>
    <w:p w14:paraId="13727E34" w14:textId="77777777" w:rsidR="009171C2" w:rsidRDefault="009171C2" w:rsidP="009171C2">
      <w:pPr>
        <w:spacing w:before="100" w:beforeAutospacing="1" w:after="100" w:afterAutospacing="1" w:line="360" w:lineRule="auto"/>
        <w:jc w:val="both"/>
        <w:rPr>
          <w:rFonts w:ascii="Tahoma" w:hAnsi="Tahoma" w:cs="Tahoma"/>
          <w:b/>
          <w:sz w:val="22"/>
          <w:szCs w:val="22"/>
        </w:rPr>
      </w:pPr>
      <w:r>
        <w:rPr>
          <w:rFonts w:ascii="Tahoma" w:hAnsi="Tahoma" w:cs="Tahoma"/>
          <w:b/>
          <w:sz w:val="22"/>
          <w:szCs w:val="22"/>
        </w:rPr>
        <w:t>8 – Forma e Critério de Seleção do Fornecedor</w:t>
      </w:r>
    </w:p>
    <w:p w14:paraId="2A604A23" w14:textId="563BD326" w:rsidR="009171C2" w:rsidRDefault="006C056A" w:rsidP="009171C2">
      <w:pPr>
        <w:spacing w:before="100" w:beforeAutospacing="1" w:after="100" w:afterAutospacing="1" w:line="360" w:lineRule="auto"/>
        <w:ind w:firstLine="708"/>
        <w:jc w:val="both"/>
        <w:rPr>
          <w:rFonts w:ascii="Tahoma" w:hAnsi="Tahoma" w:cs="Tahoma"/>
          <w:b/>
          <w:sz w:val="22"/>
          <w:szCs w:val="22"/>
        </w:rPr>
      </w:pPr>
      <w:r w:rsidRPr="00FA7CA3">
        <w:rPr>
          <w:rFonts w:ascii="Tahoma" w:hAnsi="Tahoma" w:cs="Tahoma"/>
          <w:sz w:val="22"/>
          <w:szCs w:val="22"/>
        </w:rPr>
        <w:lastRenderedPageBreak/>
        <w:t xml:space="preserve">O fornecedor será selecionado por meio da realização de procedimento de </w:t>
      </w:r>
      <w:r>
        <w:rPr>
          <w:rFonts w:ascii="Tahoma" w:hAnsi="Tahoma" w:cs="Tahoma"/>
          <w:sz w:val="22"/>
          <w:szCs w:val="22"/>
        </w:rPr>
        <w:t>D</w:t>
      </w:r>
      <w:r w:rsidRPr="00FA7CA3">
        <w:rPr>
          <w:rFonts w:ascii="Tahoma" w:hAnsi="Tahoma" w:cs="Tahoma"/>
          <w:sz w:val="22"/>
          <w:szCs w:val="22"/>
        </w:rPr>
        <w:t xml:space="preserve">ispensa de </w:t>
      </w:r>
      <w:r>
        <w:rPr>
          <w:rFonts w:ascii="Tahoma" w:hAnsi="Tahoma" w:cs="Tahoma"/>
          <w:sz w:val="22"/>
          <w:szCs w:val="22"/>
        </w:rPr>
        <w:t>L</w:t>
      </w:r>
      <w:r w:rsidRPr="00FA7CA3">
        <w:rPr>
          <w:rFonts w:ascii="Tahoma" w:hAnsi="Tahoma" w:cs="Tahoma"/>
          <w:sz w:val="22"/>
          <w:szCs w:val="22"/>
        </w:rPr>
        <w:t xml:space="preserve">icitação, </w:t>
      </w:r>
      <w:r>
        <w:rPr>
          <w:rFonts w:ascii="Tahoma" w:hAnsi="Tahoma" w:cs="Tahoma"/>
          <w:sz w:val="22"/>
          <w:szCs w:val="22"/>
        </w:rPr>
        <w:t>sob</w:t>
      </w:r>
      <w:r w:rsidRPr="00FA7CA3">
        <w:rPr>
          <w:rFonts w:ascii="Tahoma" w:hAnsi="Tahoma" w:cs="Tahoma"/>
          <w:sz w:val="22"/>
          <w:szCs w:val="22"/>
        </w:rPr>
        <w:t xml:space="preserve"> forma eletrônica,</w:t>
      </w:r>
      <w:r>
        <w:rPr>
          <w:rFonts w:ascii="Tahoma" w:hAnsi="Tahoma" w:cs="Tahoma"/>
          <w:sz w:val="22"/>
          <w:szCs w:val="22"/>
        </w:rPr>
        <w:t xml:space="preserve"> com adoção do critério de julgamento pelo Menor Preço por Item, nos termos do art. 75</w:t>
      </w:r>
      <w:r w:rsidRPr="00FA7CA3">
        <w:rPr>
          <w:rFonts w:ascii="Tahoma" w:hAnsi="Tahoma" w:cs="Tahoma"/>
          <w:sz w:val="22"/>
          <w:szCs w:val="22"/>
        </w:rPr>
        <w:t>, caput, inciso II da Lei n.º 14.133/2021</w:t>
      </w:r>
      <w:r w:rsidR="009171C2">
        <w:rPr>
          <w:rStyle w:val="Fontepargpadro6"/>
          <w:rFonts w:ascii="Tahoma" w:eastAsiaTheme="minorEastAsia" w:hAnsi="Tahoma" w:cs="Tahoma"/>
          <w:sz w:val="22"/>
          <w:szCs w:val="22"/>
        </w:rPr>
        <w:t>.</w:t>
      </w:r>
    </w:p>
    <w:p w14:paraId="4B08F1DD" w14:textId="37D200FB"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 xml:space="preserve">Da Proposta Comercial </w:t>
      </w:r>
    </w:p>
    <w:p w14:paraId="0E7C663F" w14:textId="77777777" w:rsidR="00FE0CB0" w:rsidRPr="005A359E" w:rsidRDefault="00FE0CB0" w:rsidP="009171C2">
      <w:pPr>
        <w:autoSpaceDE w:val="0"/>
        <w:autoSpaceDN w:val="0"/>
        <w:adjustRightInd w:val="0"/>
        <w:spacing w:line="360" w:lineRule="auto"/>
        <w:jc w:val="both"/>
        <w:rPr>
          <w:rFonts w:ascii="Tahoma" w:hAnsi="Tahoma" w:cs="Tahoma"/>
          <w:b/>
          <w:sz w:val="22"/>
          <w:szCs w:val="22"/>
        </w:rPr>
      </w:pPr>
    </w:p>
    <w:p w14:paraId="31337A43" w14:textId="07EE5F8E" w:rsidR="009171C2" w:rsidRPr="005A359E" w:rsidRDefault="009171C2" w:rsidP="009171C2">
      <w:pPr>
        <w:autoSpaceDE w:val="0"/>
        <w:autoSpaceDN w:val="0"/>
        <w:adjustRightInd w:val="0"/>
        <w:spacing w:line="360" w:lineRule="auto"/>
        <w:ind w:firstLine="709"/>
        <w:jc w:val="both"/>
        <w:rPr>
          <w:rFonts w:ascii="Tahoma" w:hAnsi="Tahoma" w:cs="Tahoma"/>
          <w:sz w:val="22"/>
          <w:szCs w:val="22"/>
        </w:rPr>
      </w:pPr>
      <w:r w:rsidRPr="005A359E">
        <w:rPr>
          <w:rFonts w:ascii="Tahoma" w:hAnsi="Tahoma" w:cs="Tahoma"/>
          <w:sz w:val="22"/>
          <w:szCs w:val="22"/>
        </w:rPr>
        <w:t>8.1 Nenhum pagamento adicional será efetuado em contraprestação ao objeto licitado, de forma que a</w:t>
      </w:r>
      <w:r w:rsidR="00BE3C69">
        <w:rPr>
          <w:rFonts w:ascii="Tahoma" w:hAnsi="Tahoma" w:cs="Tahoma"/>
          <w:sz w:val="22"/>
          <w:szCs w:val="22"/>
        </w:rPr>
        <w:t xml:space="preserve"> participante</w:t>
      </w:r>
      <w:r w:rsidRPr="005A359E">
        <w:rPr>
          <w:rFonts w:ascii="Tahoma" w:hAnsi="Tahoma" w:cs="Tahoma"/>
          <w:sz w:val="22"/>
          <w:szCs w:val="22"/>
        </w:rPr>
        <w:t xml:space="preserve"> deverá consignar o valor total dos itens, já considerados e inclusos os custos com frete, transporte, tributos, tarifas e as despesas decorrentes da execução do objeto.</w:t>
      </w:r>
    </w:p>
    <w:p w14:paraId="1EE6210D"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7D8EB8D9" w14:textId="0A87DF49"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 xml:space="preserve">Da Habilitação </w:t>
      </w:r>
    </w:p>
    <w:p w14:paraId="198DB157"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75667D2" w14:textId="6FB520C1"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 Para fins de Habilitação, a </w:t>
      </w:r>
      <w:r w:rsidR="00BE3C69">
        <w:rPr>
          <w:rFonts w:ascii="Tahoma" w:hAnsi="Tahoma" w:cs="Tahoma"/>
          <w:sz w:val="22"/>
          <w:szCs w:val="22"/>
        </w:rPr>
        <w:t>participante</w:t>
      </w:r>
      <w:r w:rsidRPr="005A359E">
        <w:rPr>
          <w:rFonts w:ascii="Tahoma" w:hAnsi="Tahoma" w:cs="Tahoma"/>
          <w:sz w:val="22"/>
          <w:szCs w:val="22"/>
        </w:rPr>
        <w:t xml:space="preserve"> deverá apresentar a seguinte documentação: </w:t>
      </w:r>
    </w:p>
    <w:p w14:paraId="7F8D02FF" w14:textId="77777777" w:rsidR="00B97FFD" w:rsidRDefault="00B97FFD" w:rsidP="009171C2">
      <w:pPr>
        <w:autoSpaceDE w:val="0"/>
        <w:autoSpaceDN w:val="0"/>
        <w:adjustRightInd w:val="0"/>
        <w:spacing w:line="360" w:lineRule="auto"/>
        <w:ind w:firstLine="708"/>
        <w:jc w:val="both"/>
        <w:rPr>
          <w:rFonts w:ascii="Tahoma" w:hAnsi="Tahoma" w:cs="Tahoma"/>
          <w:sz w:val="22"/>
          <w:szCs w:val="22"/>
        </w:rPr>
      </w:pPr>
    </w:p>
    <w:p w14:paraId="78D9E164" w14:textId="09DEB852"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8.2.1</w:t>
      </w:r>
      <w:r w:rsidRPr="005A359E">
        <w:rPr>
          <w:rFonts w:ascii="Tahoma" w:hAnsi="Tahoma" w:cs="Tahoma"/>
          <w:sz w:val="22"/>
          <w:szCs w:val="22"/>
        </w:rPr>
        <w:t xml:space="preserve"> </w:t>
      </w:r>
      <w:r w:rsidRPr="005A359E">
        <w:rPr>
          <w:rFonts w:ascii="Tahoma" w:hAnsi="Tahoma" w:cs="Tahoma"/>
          <w:b/>
          <w:sz w:val="22"/>
          <w:szCs w:val="22"/>
        </w:rPr>
        <w:t>Habilitação jurídica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59A8AE11"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372A9C04" w14:textId="20832B74"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2.2</w:t>
      </w:r>
      <w:r w:rsidRPr="005A359E">
        <w:rPr>
          <w:rFonts w:ascii="Tahoma" w:hAnsi="Tahoma" w:cs="Tahoma"/>
          <w:sz w:val="22"/>
          <w:szCs w:val="22"/>
        </w:rPr>
        <w:t xml:space="preserve"> </w:t>
      </w:r>
      <w:r w:rsidRPr="005A359E">
        <w:rPr>
          <w:rFonts w:ascii="Tahoma" w:hAnsi="Tahoma" w:cs="Tahoma"/>
          <w:b/>
          <w:sz w:val="22"/>
          <w:szCs w:val="22"/>
        </w:rPr>
        <w:t>Habilitação fiscal, social e trabalhista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78B0171F"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16740004" w14:textId="5F957B70"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.3 </w:t>
      </w:r>
      <w:r w:rsidRPr="005A359E">
        <w:rPr>
          <w:rFonts w:ascii="Tahoma" w:hAnsi="Tahoma" w:cs="Tahoma"/>
          <w:b/>
          <w:sz w:val="22"/>
          <w:szCs w:val="22"/>
        </w:rPr>
        <w:t>Qualificação Econômico-Financeira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w:t>
      </w:r>
    </w:p>
    <w:p w14:paraId="0374D56A" w14:textId="77777777" w:rsidR="00792BA6" w:rsidRDefault="00792BA6" w:rsidP="00792BA6">
      <w:pPr>
        <w:pStyle w:val="Textodecomentrio"/>
        <w:spacing w:line="360" w:lineRule="auto"/>
        <w:jc w:val="both"/>
        <w:rPr>
          <w:rFonts w:ascii="Tahoma" w:hAnsi="Tahoma"/>
          <w:b/>
          <w:sz w:val="22"/>
          <w:szCs w:val="22"/>
        </w:rPr>
      </w:pPr>
    </w:p>
    <w:p w14:paraId="2BBE45ED" w14:textId="10BDA094" w:rsidR="00792BA6" w:rsidRPr="001C6DBD" w:rsidRDefault="00792BA6" w:rsidP="00792BA6">
      <w:pPr>
        <w:pStyle w:val="Textodecomentrio"/>
        <w:spacing w:line="360" w:lineRule="auto"/>
        <w:jc w:val="both"/>
        <w:rPr>
          <w:rFonts w:ascii="Tahoma" w:hAnsi="Tahoma"/>
          <w:b/>
          <w:sz w:val="22"/>
          <w:szCs w:val="22"/>
        </w:rPr>
      </w:pPr>
      <w:r w:rsidRPr="00792BA6">
        <w:rPr>
          <w:rFonts w:ascii="Tahoma" w:hAnsi="Tahoma"/>
          <w:sz w:val="22"/>
          <w:szCs w:val="22"/>
        </w:rPr>
        <w:t>8.2.4</w:t>
      </w:r>
      <w:r>
        <w:rPr>
          <w:rFonts w:ascii="Tahoma" w:hAnsi="Tahoma"/>
          <w:b/>
          <w:sz w:val="22"/>
          <w:szCs w:val="22"/>
        </w:rPr>
        <w:t xml:space="preserve"> </w:t>
      </w:r>
      <w:r w:rsidRPr="001C6DBD">
        <w:rPr>
          <w:rFonts w:ascii="Tahoma" w:hAnsi="Tahoma"/>
          <w:b/>
          <w:sz w:val="22"/>
          <w:szCs w:val="22"/>
        </w:rPr>
        <w:t>Documentação oficial do fabricante</w:t>
      </w:r>
    </w:p>
    <w:p w14:paraId="3D8D5191" w14:textId="77777777" w:rsidR="00792BA6" w:rsidRPr="001C6DBD" w:rsidRDefault="00792BA6" w:rsidP="00792BA6">
      <w:pPr>
        <w:pStyle w:val="Textodecomentrio"/>
        <w:spacing w:line="360" w:lineRule="auto"/>
        <w:jc w:val="both"/>
        <w:rPr>
          <w:rFonts w:ascii="Tahoma" w:hAnsi="Tahoma"/>
          <w:b/>
          <w:sz w:val="22"/>
          <w:szCs w:val="22"/>
        </w:rPr>
      </w:pPr>
    </w:p>
    <w:p w14:paraId="717EF18D" w14:textId="3ACD8185" w:rsidR="00792BA6" w:rsidRPr="001C6DBD" w:rsidRDefault="00792BA6" w:rsidP="00792BA6">
      <w:pPr>
        <w:pStyle w:val="Default"/>
        <w:spacing w:line="360" w:lineRule="auto"/>
        <w:ind w:firstLine="708"/>
        <w:jc w:val="both"/>
        <w:rPr>
          <w:rFonts w:ascii="Tahoma" w:hAnsi="Tahoma" w:cs="Tahoma"/>
          <w:sz w:val="22"/>
          <w:szCs w:val="22"/>
        </w:rPr>
      </w:pPr>
      <w:r>
        <w:rPr>
          <w:rFonts w:ascii="Tahoma" w:hAnsi="Tahoma" w:cs="Tahoma"/>
          <w:sz w:val="22"/>
          <w:szCs w:val="22"/>
        </w:rPr>
        <w:t>8.2.4.1</w:t>
      </w:r>
      <w:r w:rsidRPr="001C6DBD">
        <w:rPr>
          <w:rFonts w:ascii="Tahoma" w:hAnsi="Tahoma" w:cs="Tahoma"/>
          <w:sz w:val="22"/>
          <w:szCs w:val="22"/>
        </w:rPr>
        <w:t xml:space="preserve"> Deverá ser encaminhado junto com a Proposta Comercial a documentação oficial da fabricante contendo as especificações técnicas do produto ofertado, para aprovação prévia, por meio de declaração específica, a ser emitida pela </w:t>
      </w:r>
      <w:r w:rsidRPr="001C6DBD">
        <w:rPr>
          <w:rFonts w:ascii="Tahoma" w:hAnsi="Tahoma" w:cs="Tahoma"/>
          <w:sz w:val="22"/>
          <w:szCs w:val="22"/>
        </w:rPr>
        <w:lastRenderedPageBreak/>
        <w:t>Unidade Solicitante da ALESP, observado o que dispõe o Termo de Referência/Projeto Básico.</w:t>
      </w:r>
    </w:p>
    <w:p w14:paraId="2E05B22C" w14:textId="77777777" w:rsidR="00792BA6" w:rsidRPr="001C6DBD" w:rsidRDefault="00792BA6" w:rsidP="00792BA6">
      <w:pPr>
        <w:pStyle w:val="Default"/>
        <w:spacing w:line="360" w:lineRule="auto"/>
        <w:ind w:firstLine="708"/>
        <w:jc w:val="both"/>
        <w:rPr>
          <w:rFonts w:ascii="Tahoma" w:hAnsi="Tahoma" w:cs="Tahoma"/>
          <w:sz w:val="22"/>
          <w:szCs w:val="22"/>
        </w:rPr>
      </w:pPr>
    </w:p>
    <w:p w14:paraId="2B9116E1" w14:textId="0F3593E3" w:rsidR="00792BA6" w:rsidRPr="001C6DBD" w:rsidRDefault="00792BA6" w:rsidP="00792BA6">
      <w:pPr>
        <w:spacing w:line="360" w:lineRule="auto"/>
        <w:ind w:firstLine="708"/>
        <w:jc w:val="both"/>
        <w:rPr>
          <w:rFonts w:ascii="Tahoma" w:hAnsi="Tahoma" w:cs="Tahoma"/>
          <w:color w:val="000000"/>
          <w:sz w:val="22"/>
          <w:szCs w:val="22"/>
        </w:rPr>
      </w:pPr>
      <w:r>
        <w:rPr>
          <w:rFonts w:ascii="Tahoma" w:hAnsi="Tahoma" w:cs="Tahoma"/>
          <w:color w:val="000000"/>
          <w:sz w:val="22"/>
          <w:szCs w:val="22"/>
        </w:rPr>
        <w:t>8.2.4.2</w:t>
      </w:r>
      <w:r w:rsidRPr="001C6DBD">
        <w:rPr>
          <w:rFonts w:ascii="Tahoma" w:hAnsi="Tahoma" w:cs="Tahoma"/>
          <w:color w:val="000000"/>
          <w:sz w:val="22"/>
          <w:szCs w:val="22"/>
        </w:rPr>
        <w:t xml:space="preserve"> Considera-se documentação oficial do fabricante, contendo as especificações técnicas do produto ofertado, apresentada em língua portuguesa ou acompanhada da respectiva tradução juramentada, os seguintes documentos:</w:t>
      </w:r>
    </w:p>
    <w:p w14:paraId="782787DB" w14:textId="77777777" w:rsidR="00792BA6" w:rsidRPr="001C6DBD" w:rsidRDefault="00792BA6" w:rsidP="00792BA6">
      <w:pPr>
        <w:jc w:val="both"/>
        <w:rPr>
          <w:rFonts w:ascii="Tahoma" w:hAnsi="Tahoma" w:cs="Tahoma"/>
          <w:color w:val="000000"/>
          <w:sz w:val="22"/>
          <w:szCs w:val="22"/>
        </w:rPr>
      </w:pPr>
    </w:p>
    <w:p w14:paraId="1F93DFC3" w14:textId="77777777" w:rsidR="00792BA6" w:rsidRPr="001C6DBD"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a) catálogo, folder, certificado ou manual elaborado pela fabricante;</w:t>
      </w:r>
    </w:p>
    <w:p w14:paraId="06FBF16B" w14:textId="198FA563" w:rsidR="00792BA6"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b) documento extraído de consulta realizada pela Internet na página oficial da fabricante. Neste caso, deverá ser indicado o endereço eletrônico da fabricante com menção à página onde consta a informação apresentada.</w:t>
      </w:r>
    </w:p>
    <w:p w14:paraId="36C8986A" w14:textId="488BDEFE" w:rsidR="000D5D72" w:rsidRDefault="000D5D72" w:rsidP="00792BA6">
      <w:pPr>
        <w:spacing w:line="360" w:lineRule="auto"/>
        <w:jc w:val="both"/>
        <w:rPr>
          <w:rFonts w:ascii="Tahoma" w:hAnsi="Tahoma" w:cs="Tahoma"/>
          <w:color w:val="000000"/>
          <w:sz w:val="22"/>
          <w:szCs w:val="22"/>
        </w:rPr>
      </w:pPr>
    </w:p>
    <w:p w14:paraId="38F690DD" w14:textId="059BC756" w:rsidR="000D5D72" w:rsidRDefault="000D5D72" w:rsidP="000D5D72">
      <w:pPr>
        <w:spacing w:line="360" w:lineRule="auto"/>
        <w:jc w:val="both"/>
        <w:rPr>
          <w:rFonts w:ascii="Tahoma" w:hAnsi="Tahoma" w:cs="Tahoma"/>
          <w:color w:val="000000"/>
          <w:sz w:val="22"/>
          <w:szCs w:val="22"/>
        </w:rPr>
      </w:pPr>
      <w:r w:rsidRPr="000D5D72">
        <w:rPr>
          <w:rFonts w:ascii="Tahoma" w:hAnsi="Tahoma" w:cs="Tahoma"/>
          <w:color w:val="000000"/>
          <w:sz w:val="22"/>
          <w:szCs w:val="22"/>
        </w:rPr>
        <w:t>8.2.4.3 A não entrega das planilhas, dos manuais, dos catálogos e das</w:t>
      </w:r>
      <w:r>
        <w:rPr>
          <w:rFonts w:ascii="Tahoma" w:hAnsi="Tahoma" w:cs="Tahoma"/>
          <w:color w:val="000000"/>
          <w:sz w:val="22"/>
          <w:szCs w:val="22"/>
        </w:rPr>
        <w:t xml:space="preserve"> </w:t>
      </w:r>
      <w:r w:rsidRPr="000D5D72">
        <w:rPr>
          <w:rFonts w:ascii="Tahoma" w:hAnsi="Tahoma" w:cs="Tahoma"/>
          <w:color w:val="000000"/>
          <w:sz w:val="22"/>
          <w:szCs w:val="22"/>
        </w:rPr>
        <w:t>certificações acima citados e/ou o desatendimento das especificações e normas deste</w:t>
      </w:r>
      <w:r>
        <w:rPr>
          <w:rFonts w:ascii="Tahoma" w:hAnsi="Tahoma" w:cs="Tahoma"/>
          <w:color w:val="000000"/>
          <w:sz w:val="22"/>
          <w:szCs w:val="22"/>
        </w:rPr>
        <w:t xml:space="preserve"> </w:t>
      </w:r>
      <w:r w:rsidRPr="000D5D72">
        <w:rPr>
          <w:rFonts w:ascii="Tahoma" w:hAnsi="Tahoma" w:cs="Tahoma"/>
          <w:color w:val="000000"/>
          <w:sz w:val="22"/>
          <w:szCs w:val="22"/>
        </w:rPr>
        <w:t>Termo de Referência, acarretará a desclassificação da proposta da participante.</w:t>
      </w:r>
    </w:p>
    <w:p w14:paraId="7B3167C0" w14:textId="4B9CC369" w:rsidR="00834807" w:rsidRDefault="00834807">
      <w:pPr>
        <w:spacing w:after="160" w:line="259" w:lineRule="auto"/>
        <w:rPr>
          <w:rFonts w:ascii="Tahoma" w:hAnsi="Tahoma" w:cs="Tahoma"/>
          <w:sz w:val="22"/>
          <w:szCs w:val="22"/>
        </w:rPr>
      </w:pPr>
    </w:p>
    <w:p w14:paraId="316629D6" w14:textId="5FB8F2A3"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Da Contratação</w:t>
      </w:r>
    </w:p>
    <w:p w14:paraId="554136BF"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F1FD4D6" w14:textId="4F6FCAB9" w:rsidR="00A77766" w:rsidRDefault="009171C2" w:rsidP="00F32FD9">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3</w:t>
      </w:r>
      <w:r w:rsidRPr="005A359E">
        <w:rPr>
          <w:rFonts w:ascii="Tahoma" w:hAnsi="Tahoma" w:cs="Tahoma"/>
          <w:sz w:val="22"/>
          <w:szCs w:val="22"/>
        </w:rPr>
        <w:t xml:space="preserve"> Para fins de </w:t>
      </w:r>
      <w:r>
        <w:rPr>
          <w:rFonts w:ascii="Tahoma" w:hAnsi="Tahoma" w:cs="Tahoma"/>
          <w:sz w:val="22"/>
          <w:szCs w:val="22"/>
        </w:rPr>
        <w:t>Contratação</w:t>
      </w:r>
      <w:r w:rsidRPr="005A359E">
        <w:rPr>
          <w:rFonts w:ascii="Tahoma" w:hAnsi="Tahoma" w:cs="Tahoma"/>
          <w:sz w:val="22"/>
          <w:szCs w:val="22"/>
        </w:rPr>
        <w:t xml:space="preserve">, a </w:t>
      </w:r>
      <w:r w:rsidR="00BE3C69">
        <w:rPr>
          <w:rFonts w:ascii="Tahoma" w:hAnsi="Tahoma" w:cs="Tahoma"/>
          <w:sz w:val="22"/>
          <w:szCs w:val="22"/>
        </w:rPr>
        <w:t>participante</w:t>
      </w:r>
      <w:r w:rsidRPr="005A359E">
        <w:rPr>
          <w:rFonts w:ascii="Tahoma" w:hAnsi="Tahoma" w:cs="Tahoma"/>
          <w:sz w:val="22"/>
          <w:szCs w:val="22"/>
        </w:rPr>
        <w:t xml:space="preserve"> deverá apresentar</w:t>
      </w:r>
      <w:r>
        <w:rPr>
          <w:rFonts w:ascii="Tahoma" w:hAnsi="Tahoma" w:cs="Tahoma"/>
          <w:sz w:val="22"/>
          <w:szCs w:val="22"/>
        </w:rPr>
        <w:t xml:space="preserve"> a documentação constante do </w:t>
      </w:r>
      <w:r w:rsidR="008C48BC">
        <w:rPr>
          <w:rFonts w:ascii="Tahoma" w:hAnsi="Tahoma" w:cs="Tahoma"/>
          <w:sz w:val="22"/>
          <w:szCs w:val="22"/>
        </w:rPr>
        <w:t>Aviso</w:t>
      </w:r>
      <w:r>
        <w:rPr>
          <w:rFonts w:ascii="Tahoma" w:hAnsi="Tahoma" w:cs="Tahoma"/>
          <w:sz w:val="22"/>
          <w:szCs w:val="22"/>
        </w:rPr>
        <w:t xml:space="preserve"> d</w:t>
      </w:r>
      <w:r w:rsidR="00174C66">
        <w:rPr>
          <w:rFonts w:ascii="Tahoma" w:hAnsi="Tahoma" w:cs="Tahoma"/>
          <w:sz w:val="22"/>
          <w:szCs w:val="22"/>
        </w:rPr>
        <w:t xml:space="preserve">e </w:t>
      </w:r>
      <w:r w:rsidR="008C48BC">
        <w:rPr>
          <w:rFonts w:ascii="Tahoma" w:hAnsi="Tahoma" w:cs="Tahoma"/>
          <w:sz w:val="22"/>
          <w:szCs w:val="22"/>
        </w:rPr>
        <w:t>Contratação Direta</w:t>
      </w:r>
      <w:r>
        <w:rPr>
          <w:rFonts w:ascii="Tahoma" w:hAnsi="Tahoma" w:cs="Tahoma"/>
          <w:sz w:val="22"/>
          <w:szCs w:val="22"/>
        </w:rPr>
        <w:t>.</w:t>
      </w:r>
    </w:p>
    <w:p w14:paraId="2000EF9D" w14:textId="77777777" w:rsidR="00F32FD9" w:rsidRDefault="00F32FD9" w:rsidP="00F32FD9">
      <w:pPr>
        <w:autoSpaceDE w:val="0"/>
        <w:autoSpaceDN w:val="0"/>
        <w:adjustRightInd w:val="0"/>
        <w:spacing w:line="360" w:lineRule="auto"/>
        <w:ind w:firstLine="708"/>
        <w:jc w:val="both"/>
        <w:rPr>
          <w:rFonts w:ascii="Tahoma" w:hAnsi="Tahoma" w:cs="Tahoma"/>
          <w:sz w:val="16"/>
          <w:szCs w:val="16"/>
        </w:rPr>
      </w:pPr>
    </w:p>
    <w:p w14:paraId="33350D1B" w14:textId="77777777" w:rsidR="009171C2" w:rsidRPr="00F62D06" w:rsidRDefault="009171C2" w:rsidP="009171C2">
      <w:pPr>
        <w:autoSpaceDE w:val="0"/>
        <w:autoSpaceDN w:val="0"/>
        <w:adjustRightInd w:val="0"/>
        <w:spacing w:line="360" w:lineRule="auto"/>
        <w:jc w:val="both"/>
        <w:rPr>
          <w:rFonts w:ascii="Tahoma" w:hAnsi="Tahoma" w:cs="Tahoma"/>
          <w:b/>
          <w:sz w:val="22"/>
          <w:szCs w:val="22"/>
        </w:rPr>
      </w:pPr>
      <w:r w:rsidRPr="00F62D06">
        <w:rPr>
          <w:rFonts w:ascii="Tahoma" w:hAnsi="Tahoma" w:cs="Tahoma"/>
          <w:b/>
          <w:sz w:val="22"/>
          <w:szCs w:val="22"/>
        </w:rPr>
        <w:t xml:space="preserve">9 – Estimativas do valor da contratação </w:t>
      </w:r>
    </w:p>
    <w:p w14:paraId="154485ED" w14:textId="77777777" w:rsidR="009171C2" w:rsidRDefault="009171C2" w:rsidP="009171C2">
      <w:pPr>
        <w:autoSpaceDE w:val="0"/>
        <w:autoSpaceDN w:val="0"/>
        <w:adjustRightInd w:val="0"/>
        <w:spacing w:line="360" w:lineRule="auto"/>
        <w:jc w:val="both"/>
        <w:rPr>
          <w:rFonts w:ascii="Tahoma" w:hAnsi="Tahoma" w:cs="Tahoma"/>
          <w:sz w:val="22"/>
          <w:szCs w:val="22"/>
        </w:rPr>
      </w:pPr>
    </w:p>
    <w:p w14:paraId="00D282A9" w14:textId="26170A2A"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9.1 O valor estimado da contratação consta</w:t>
      </w:r>
      <w:r w:rsidR="00E35AE6">
        <w:rPr>
          <w:rFonts w:ascii="Tahoma" w:hAnsi="Tahoma" w:cs="Tahoma"/>
          <w:sz w:val="22"/>
          <w:szCs w:val="22"/>
        </w:rPr>
        <w:t xml:space="preserve"> da </w:t>
      </w:r>
      <w:r w:rsidRPr="005A359E">
        <w:rPr>
          <w:rFonts w:ascii="Tahoma" w:hAnsi="Tahoma" w:cs="Tahoma"/>
          <w:sz w:val="22"/>
          <w:szCs w:val="22"/>
        </w:rPr>
        <w:t>Planilha de Preços</w:t>
      </w:r>
      <w:r w:rsidR="00F32FD9">
        <w:rPr>
          <w:rFonts w:ascii="Tahoma" w:hAnsi="Tahoma" w:cs="Tahoma"/>
          <w:sz w:val="22"/>
          <w:szCs w:val="22"/>
        </w:rPr>
        <w:t xml:space="preserve"> </w:t>
      </w:r>
      <w:r w:rsidR="00081F98">
        <w:rPr>
          <w:rFonts w:ascii="Tahoma" w:hAnsi="Tahoma" w:cs="Tahoma"/>
          <w:sz w:val="22"/>
          <w:szCs w:val="22"/>
        </w:rPr>
        <w:t>do</w:t>
      </w:r>
      <w:r w:rsidR="00F32FD9">
        <w:rPr>
          <w:rFonts w:ascii="Tahoma" w:hAnsi="Tahoma" w:cs="Tahoma"/>
          <w:sz w:val="22"/>
          <w:szCs w:val="22"/>
        </w:rPr>
        <w:t xml:space="preserve"> Aviso de Contratação Direta</w:t>
      </w:r>
      <w:r w:rsidRPr="005A359E">
        <w:rPr>
          <w:rFonts w:ascii="Tahoma" w:hAnsi="Tahoma" w:cs="Tahoma"/>
          <w:sz w:val="22"/>
          <w:szCs w:val="22"/>
        </w:rPr>
        <w:t>.</w:t>
      </w:r>
      <w:r>
        <w:rPr>
          <w:rFonts w:ascii="Tahoma" w:hAnsi="Tahoma" w:cs="Tahoma"/>
          <w:sz w:val="22"/>
          <w:szCs w:val="22"/>
        </w:rPr>
        <w:t xml:space="preserve"> </w:t>
      </w:r>
    </w:p>
    <w:p w14:paraId="26EB2B4B" w14:textId="77777777" w:rsidR="009171C2" w:rsidRPr="00340828" w:rsidRDefault="009171C2" w:rsidP="009171C2">
      <w:pPr>
        <w:autoSpaceDE w:val="0"/>
        <w:autoSpaceDN w:val="0"/>
        <w:adjustRightInd w:val="0"/>
        <w:spacing w:line="360" w:lineRule="auto"/>
        <w:jc w:val="both"/>
        <w:rPr>
          <w:rFonts w:ascii="Tahoma" w:hAnsi="Tahoma" w:cs="Tahoma"/>
          <w:sz w:val="16"/>
          <w:szCs w:val="16"/>
        </w:rPr>
      </w:pPr>
    </w:p>
    <w:p w14:paraId="3FA931BD" w14:textId="2DCDAA1F" w:rsidR="009171C2" w:rsidRDefault="009171C2" w:rsidP="00210E28">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w:t>
      </w:r>
      <w:r>
        <w:rPr>
          <w:rFonts w:ascii="Tahoma" w:hAnsi="Tahoma" w:cs="Tahoma"/>
          <w:sz w:val="22"/>
          <w:szCs w:val="22"/>
        </w:rPr>
        <w:t>2</w:t>
      </w:r>
      <w:r w:rsidRPr="005A359E">
        <w:rPr>
          <w:rFonts w:ascii="Tahoma" w:hAnsi="Tahoma" w:cs="Tahoma"/>
          <w:sz w:val="22"/>
          <w:szCs w:val="22"/>
        </w:rPr>
        <w:t xml:space="preserve"> Em atendimento ao disposto no art.18, inciso XI, da Lei Federal n.º 14.133/2021, informamos que o orçamento, constante d</w:t>
      </w:r>
      <w:r w:rsidR="00081F98">
        <w:rPr>
          <w:rFonts w:ascii="Tahoma" w:hAnsi="Tahoma" w:cs="Tahoma"/>
          <w:sz w:val="22"/>
          <w:szCs w:val="22"/>
        </w:rPr>
        <w:t>a</w:t>
      </w:r>
      <w:r w:rsidRPr="005A359E">
        <w:rPr>
          <w:rFonts w:ascii="Tahoma" w:hAnsi="Tahoma" w:cs="Tahoma"/>
          <w:sz w:val="22"/>
          <w:szCs w:val="22"/>
        </w:rPr>
        <w:t xml:space="preserve"> Planilha de Preços, não tem caráter sigiloso, sendo divulgado junto com o </w:t>
      </w:r>
      <w:r w:rsidR="006C056A">
        <w:rPr>
          <w:rFonts w:ascii="Tahoma" w:hAnsi="Tahoma" w:cs="Tahoma"/>
          <w:sz w:val="22"/>
          <w:szCs w:val="22"/>
        </w:rPr>
        <w:t>Aviso de Contratação Direta</w:t>
      </w:r>
      <w:r w:rsidRPr="005A359E">
        <w:rPr>
          <w:rFonts w:ascii="Tahoma" w:hAnsi="Tahoma" w:cs="Tahoma"/>
          <w:sz w:val="22"/>
          <w:szCs w:val="22"/>
        </w:rPr>
        <w:t>.</w:t>
      </w:r>
    </w:p>
    <w:p w14:paraId="460441A0" w14:textId="2C567337"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0B8EC187" w14:textId="7D78BCC8" w:rsidR="00696D10" w:rsidRPr="00696D10" w:rsidRDefault="00696D10" w:rsidP="00696D10">
      <w:pPr>
        <w:spacing w:line="360" w:lineRule="auto"/>
        <w:jc w:val="both"/>
        <w:rPr>
          <w:rFonts w:ascii="Tahoma" w:hAnsi="Tahoma" w:cs="Tahoma"/>
          <w:b/>
          <w:color w:val="000000" w:themeColor="text1"/>
          <w:sz w:val="16"/>
          <w:szCs w:val="16"/>
        </w:rPr>
      </w:pPr>
    </w:p>
    <w:p w14:paraId="4766CD91" w14:textId="77777777" w:rsidR="00696D10" w:rsidRDefault="00696D10" w:rsidP="00696D10">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20ADD23A" w14:textId="77777777"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999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10"/>
        <w:gridCol w:w="850"/>
        <w:gridCol w:w="993"/>
        <w:gridCol w:w="4677"/>
        <w:gridCol w:w="1276"/>
        <w:gridCol w:w="1490"/>
      </w:tblGrid>
      <w:tr w:rsidR="008644AF" w:rsidRPr="00FC5A9D" w14:paraId="2483FD62" w14:textId="77777777" w:rsidTr="008644AF">
        <w:trPr>
          <w:trHeight w:val="315"/>
        </w:trPr>
        <w:tc>
          <w:tcPr>
            <w:tcW w:w="9996" w:type="dxa"/>
            <w:gridSpan w:val="6"/>
            <w:shd w:val="clear" w:color="000000" w:fill="FFFFFF"/>
            <w:noWrap/>
            <w:vAlign w:val="center"/>
            <w:hideMark/>
          </w:tcPr>
          <w:p w14:paraId="627102C4" w14:textId="3937C315" w:rsidR="008644AF" w:rsidRPr="00FC5A9D" w:rsidRDefault="008644AF" w:rsidP="00FC5A9D">
            <w:pPr>
              <w:jc w:val="center"/>
              <w:rPr>
                <w:rFonts w:ascii="Calibri" w:hAnsi="Calibri"/>
                <w:b/>
                <w:bCs/>
                <w:color w:val="000000"/>
                <w:sz w:val="22"/>
                <w:szCs w:val="22"/>
              </w:rPr>
            </w:pPr>
            <w:r w:rsidRPr="00FC5A9D">
              <w:rPr>
                <w:rFonts w:ascii="Calibri" w:hAnsi="Calibri"/>
                <w:b/>
                <w:bCs/>
                <w:color w:val="000000"/>
                <w:sz w:val="22"/>
                <w:szCs w:val="22"/>
              </w:rPr>
              <w:t>Lote 1</w:t>
            </w:r>
          </w:p>
        </w:tc>
      </w:tr>
      <w:tr w:rsidR="008644AF" w:rsidRPr="00FC5A9D" w14:paraId="56579110" w14:textId="77777777" w:rsidTr="008644AF">
        <w:trPr>
          <w:trHeight w:val="615"/>
        </w:trPr>
        <w:tc>
          <w:tcPr>
            <w:tcW w:w="710" w:type="dxa"/>
            <w:shd w:val="clear" w:color="000000" w:fill="FFFFFF"/>
            <w:noWrap/>
            <w:vAlign w:val="center"/>
            <w:hideMark/>
          </w:tcPr>
          <w:p w14:paraId="769C6CD1"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Item</w:t>
            </w:r>
          </w:p>
        </w:tc>
        <w:tc>
          <w:tcPr>
            <w:tcW w:w="850" w:type="dxa"/>
            <w:shd w:val="clear" w:color="000000" w:fill="FFFFFF"/>
            <w:noWrap/>
            <w:vAlign w:val="center"/>
            <w:hideMark/>
          </w:tcPr>
          <w:p w14:paraId="6A07946B" w14:textId="77777777" w:rsidR="00FC5A9D" w:rsidRPr="00FC5A9D" w:rsidRDefault="00FC5A9D" w:rsidP="00FC5A9D">
            <w:pPr>
              <w:jc w:val="center"/>
              <w:rPr>
                <w:rFonts w:ascii="Calibri" w:hAnsi="Calibri"/>
                <w:b/>
                <w:bCs/>
                <w:color w:val="000000"/>
                <w:sz w:val="22"/>
                <w:szCs w:val="22"/>
              </w:rPr>
            </w:pPr>
            <w:proofErr w:type="spellStart"/>
            <w:r w:rsidRPr="00FC5A9D">
              <w:rPr>
                <w:rFonts w:ascii="Calibri" w:hAnsi="Calibri"/>
                <w:b/>
                <w:bCs/>
                <w:color w:val="000000"/>
                <w:sz w:val="22"/>
                <w:szCs w:val="22"/>
              </w:rPr>
              <w:t>Qtde</w:t>
            </w:r>
            <w:proofErr w:type="spellEnd"/>
          </w:p>
        </w:tc>
        <w:tc>
          <w:tcPr>
            <w:tcW w:w="993" w:type="dxa"/>
            <w:shd w:val="clear" w:color="000000" w:fill="FFFFFF"/>
            <w:noWrap/>
            <w:vAlign w:val="center"/>
            <w:hideMark/>
          </w:tcPr>
          <w:p w14:paraId="3FD5CEDF" w14:textId="77777777" w:rsidR="00FC5A9D" w:rsidRPr="00FC5A9D" w:rsidRDefault="00FC5A9D" w:rsidP="00FC5A9D">
            <w:pPr>
              <w:jc w:val="center"/>
              <w:rPr>
                <w:rFonts w:ascii="Calibri" w:hAnsi="Calibri"/>
                <w:b/>
                <w:bCs/>
                <w:color w:val="000000"/>
                <w:sz w:val="22"/>
                <w:szCs w:val="22"/>
              </w:rPr>
            </w:pPr>
            <w:proofErr w:type="spellStart"/>
            <w:r w:rsidRPr="00FC5A9D">
              <w:rPr>
                <w:rFonts w:ascii="Calibri" w:hAnsi="Calibri"/>
                <w:b/>
                <w:bCs/>
                <w:color w:val="000000"/>
                <w:sz w:val="22"/>
                <w:szCs w:val="22"/>
              </w:rPr>
              <w:t>Unid</w:t>
            </w:r>
            <w:proofErr w:type="spellEnd"/>
          </w:p>
        </w:tc>
        <w:tc>
          <w:tcPr>
            <w:tcW w:w="4677" w:type="dxa"/>
            <w:shd w:val="clear" w:color="000000" w:fill="FFFFFF"/>
            <w:noWrap/>
            <w:vAlign w:val="center"/>
            <w:hideMark/>
          </w:tcPr>
          <w:p w14:paraId="086E2079"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Discriminação</w:t>
            </w:r>
          </w:p>
        </w:tc>
        <w:tc>
          <w:tcPr>
            <w:tcW w:w="1276" w:type="dxa"/>
            <w:shd w:val="clear" w:color="000000" w:fill="FFFFFF"/>
            <w:vAlign w:val="center"/>
            <w:hideMark/>
          </w:tcPr>
          <w:p w14:paraId="03E0852C"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Valor unitário máximo</w:t>
            </w:r>
          </w:p>
        </w:tc>
        <w:tc>
          <w:tcPr>
            <w:tcW w:w="1490" w:type="dxa"/>
            <w:shd w:val="clear" w:color="000000" w:fill="FFFFFF"/>
            <w:vAlign w:val="center"/>
            <w:hideMark/>
          </w:tcPr>
          <w:p w14:paraId="576199D6"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Valor Total máximo</w:t>
            </w:r>
          </w:p>
        </w:tc>
      </w:tr>
      <w:tr w:rsidR="008644AF" w:rsidRPr="00FC5A9D" w14:paraId="1F65273B" w14:textId="77777777" w:rsidTr="008644AF">
        <w:trPr>
          <w:trHeight w:val="2715"/>
        </w:trPr>
        <w:tc>
          <w:tcPr>
            <w:tcW w:w="710" w:type="dxa"/>
            <w:shd w:val="clear" w:color="000000" w:fill="FFFFFF"/>
            <w:noWrap/>
            <w:vAlign w:val="center"/>
            <w:hideMark/>
          </w:tcPr>
          <w:p w14:paraId="78650959" w14:textId="77777777" w:rsidR="00FC5A9D" w:rsidRPr="00FC5A9D" w:rsidRDefault="00FC5A9D" w:rsidP="008644AF">
            <w:pPr>
              <w:ind w:left="-7" w:firstLine="7"/>
              <w:jc w:val="center"/>
              <w:rPr>
                <w:rFonts w:ascii="Calibri" w:hAnsi="Calibri"/>
                <w:color w:val="000000"/>
                <w:sz w:val="22"/>
                <w:szCs w:val="22"/>
              </w:rPr>
            </w:pPr>
            <w:r w:rsidRPr="00FC5A9D">
              <w:rPr>
                <w:rFonts w:ascii="Calibri" w:hAnsi="Calibri"/>
                <w:color w:val="000000"/>
                <w:sz w:val="22"/>
                <w:szCs w:val="22"/>
              </w:rPr>
              <w:t>1</w:t>
            </w:r>
          </w:p>
        </w:tc>
        <w:tc>
          <w:tcPr>
            <w:tcW w:w="850" w:type="dxa"/>
            <w:shd w:val="clear" w:color="000000" w:fill="FFFFFF"/>
            <w:noWrap/>
            <w:vAlign w:val="center"/>
            <w:hideMark/>
          </w:tcPr>
          <w:p w14:paraId="572482CF"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1000</w:t>
            </w:r>
          </w:p>
        </w:tc>
        <w:tc>
          <w:tcPr>
            <w:tcW w:w="993" w:type="dxa"/>
            <w:shd w:val="clear" w:color="000000" w:fill="FFFFFF"/>
            <w:vAlign w:val="center"/>
            <w:hideMark/>
          </w:tcPr>
          <w:p w14:paraId="2EBB1332"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metros</w:t>
            </w:r>
          </w:p>
        </w:tc>
        <w:tc>
          <w:tcPr>
            <w:tcW w:w="4677" w:type="dxa"/>
            <w:shd w:val="clear" w:color="000000" w:fill="FFFFFF"/>
            <w:vAlign w:val="center"/>
            <w:hideMark/>
          </w:tcPr>
          <w:p w14:paraId="59DC3064"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de Instrumentação/Sinal 1x2x1,00 mm²</w:t>
            </w:r>
            <w:r w:rsidRPr="00FC5A9D">
              <w:rPr>
                <w:rFonts w:ascii="Calibri" w:hAnsi="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FC5A9D">
              <w:rPr>
                <w:rFonts w:ascii="Calibri" w:hAnsi="Calibri"/>
                <w:color w:val="000000"/>
                <w:sz w:val="22"/>
                <w:szCs w:val="22"/>
              </w:rPr>
              <w:t>aluminizada</w:t>
            </w:r>
            <w:proofErr w:type="spellEnd"/>
            <w:r w:rsidRPr="00FC5A9D">
              <w:rPr>
                <w:rFonts w:ascii="Calibri" w:hAnsi="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C5A9D">
              <w:rPr>
                <w:rFonts w:ascii="Calibri" w:hAnsi="Calibri"/>
                <w:color w:val="000000"/>
                <w:sz w:val="22"/>
                <w:szCs w:val="22"/>
              </w:rPr>
              <w:t>Conduscamp</w:t>
            </w:r>
            <w:proofErr w:type="spellEnd"/>
            <w:r w:rsidRPr="00FC5A9D">
              <w:rPr>
                <w:rFonts w:ascii="Calibri" w:hAnsi="Calibri"/>
                <w:color w:val="000000"/>
                <w:sz w:val="22"/>
                <w:szCs w:val="22"/>
              </w:rPr>
              <w:t xml:space="preserve"> código 033.0612.01.01</w:t>
            </w:r>
          </w:p>
        </w:tc>
        <w:tc>
          <w:tcPr>
            <w:tcW w:w="1276" w:type="dxa"/>
            <w:shd w:val="clear" w:color="000000" w:fill="FFFFFF"/>
            <w:noWrap/>
            <w:vAlign w:val="center"/>
            <w:hideMark/>
          </w:tcPr>
          <w:p w14:paraId="6F395440"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056218FC"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2161A2E6" w14:textId="77777777" w:rsidTr="008644AF">
        <w:trPr>
          <w:trHeight w:val="2715"/>
        </w:trPr>
        <w:tc>
          <w:tcPr>
            <w:tcW w:w="710" w:type="dxa"/>
            <w:shd w:val="clear" w:color="000000" w:fill="FFFFFF"/>
            <w:noWrap/>
            <w:vAlign w:val="center"/>
            <w:hideMark/>
          </w:tcPr>
          <w:p w14:paraId="069ED84E"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2</w:t>
            </w:r>
          </w:p>
        </w:tc>
        <w:tc>
          <w:tcPr>
            <w:tcW w:w="850" w:type="dxa"/>
            <w:shd w:val="clear" w:color="000000" w:fill="FFFFFF"/>
            <w:noWrap/>
            <w:vAlign w:val="center"/>
            <w:hideMark/>
          </w:tcPr>
          <w:p w14:paraId="16DCE1F5"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1000</w:t>
            </w:r>
          </w:p>
        </w:tc>
        <w:tc>
          <w:tcPr>
            <w:tcW w:w="993" w:type="dxa"/>
            <w:shd w:val="clear" w:color="000000" w:fill="FFFFFF"/>
            <w:vAlign w:val="center"/>
            <w:hideMark/>
          </w:tcPr>
          <w:p w14:paraId="32D541A1"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metros</w:t>
            </w:r>
          </w:p>
        </w:tc>
        <w:tc>
          <w:tcPr>
            <w:tcW w:w="4677" w:type="dxa"/>
            <w:shd w:val="clear" w:color="000000" w:fill="FFFFFF"/>
            <w:vAlign w:val="center"/>
            <w:hideMark/>
          </w:tcPr>
          <w:p w14:paraId="3A439E39"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de Instrumentação/Sinal 1x2x2,50 mm2</w:t>
            </w:r>
            <w:r w:rsidRPr="00FC5A9D">
              <w:rPr>
                <w:rFonts w:ascii="Calibri" w:hAnsi="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FC5A9D">
              <w:rPr>
                <w:rFonts w:ascii="Calibri" w:hAnsi="Calibri"/>
                <w:color w:val="000000"/>
                <w:sz w:val="22"/>
                <w:szCs w:val="22"/>
              </w:rPr>
              <w:t>aluminizada</w:t>
            </w:r>
            <w:proofErr w:type="spellEnd"/>
            <w:r w:rsidRPr="00FC5A9D">
              <w:rPr>
                <w:rFonts w:ascii="Calibri" w:hAnsi="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C5A9D">
              <w:rPr>
                <w:rFonts w:ascii="Calibri" w:hAnsi="Calibri"/>
                <w:color w:val="000000"/>
                <w:sz w:val="22"/>
                <w:szCs w:val="22"/>
              </w:rPr>
              <w:t>Conduscamp</w:t>
            </w:r>
            <w:proofErr w:type="spellEnd"/>
            <w:r w:rsidRPr="00FC5A9D">
              <w:rPr>
                <w:rFonts w:ascii="Calibri" w:hAnsi="Calibri"/>
                <w:color w:val="000000"/>
                <w:sz w:val="22"/>
                <w:szCs w:val="22"/>
              </w:rPr>
              <w:t xml:space="preserve"> código 033.0614.01.01</w:t>
            </w:r>
          </w:p>
        </w:tc>
        <w:tc>
          <w:tcPr>
            <w:tcW w:w="1276" w:type="dxa"/>
            <w:shd w:val="clear" w:color="000000" w:fill="FFFFFF"/>
            <w:noWrap/>
            <w:vAlign w:val="center"/>
            <w:hideMark/>
          </w:tcPr>
          <w:p w14:paraId="4F19B74A"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28996FC5"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675514DA" w14:textId="77777777" w:rsidTr="008644AF">
        <w:trPr>
          <w:trHeight w:val="1815"/>
        </w:trPr>
        <w:tc>
          <w:tcPr>
            <w:tcW w:w="710" w:type="dxa"/>
            <w:shd w:val="clear" w:color="000000" w:fill="FFFFFF"/>
            <w:noWrap/>
            <w:vAlign w:val="center"/>
            <w:hideMark/>
          </w:tcPr>
          <w:p w14:paraId="39B30C39"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3</w:t>
            </w:r>
          </w:p>
        </w:tc>
        <w:tc>
          <w:tcPr>
            <w:tcW w:w="850" w:type="dxa"/>
            <w:shd w:val="clear" w:color="000000" w:fill="FFFFFF"/>
            <w:noWrap/>
            <w:vAlign w:val="center"/>
            <w:hideMark/>
          </w:tcPr>
          <w:p w14:paraId="24E8C92A"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w:t>
            </w:r>
          </w:p>
        </w:tc>
        <w:tc>
          <w:tcPr>
            <w:tcW w:w="993" w:type="dxa"/>
            <w:shd w:val="clear" w:color="000000" w:fill="FFFFFF"/>
            <w:vAlign w:val="center"/>
            <w:hideMark/>
          </w:tcPr>
          <w:p w14:paraId="117A1DA9"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rolo de 500 metros</w:t>
            </w:r>
          </w:p>
        </w:tc>
        <w:tc>
          <w:tcPr>
            <w:tcW w:w="4677" w:type="dxa"/>
            <w:shd w:val="clear" w:color="000000" w:fill="FFFFFF"/>
            <w:vAlign w:val="center"/>
            <w:hideMark/>
          </w:tcPr>
          <w:p w14:paraId="14D0A83A"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Fio telefônico para jumper</w:t>
            </w:r>
            <w:r w:rsidRPr="00FC5A9D">
              <w:rPr>
                <w:rFonts w:ascii="Calibri" w:hAnsi="Calibri"/>
                <w:color w:val="000000"/>
                <w:sz w:val="22"/>
                <w:szCs w:val="22"/>
              </w:rPr>
              <w:t xml:space="preserve">; 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FC5A9D">
              <w:rPr>
                <w:rFonts w:ascii="Calibri" w:hAnsi="Calibri"/>
                <w:color w:val="000000"/>
                <w:sz w:val="22"/>
                <w:szCs w:val="22"/>
              </w:rPr>
              <w:t>Multitoc</w:t>
            </w:r>
            <w:proofErr w:type="spellEnd"/>
          </w:p>
        </w:tc>
        <w:tc>
          <w:tcPr>
            <w:tcW w:w="1276" w:type="dxa"/>
            <w:shd w:val="clear" w:color="000000" w:fill="FFFFFF"/>
            <w:noWrap/>
            <w:vAlign w:val="center"/>
            <w:hideMark/>
          </w:tcPr>
          <w:p w14:paraId="23D265A8"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5992946E"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7856F95F" w14:textId="77777777" w:rsidTr="008644AF">
        <w:trPr>
          <w:trHeight w:val="1815"/>
        </w:trPr>
        <w:tc>
          <w:tcPr>
            <w:tcW w:w="710" w:type="dxa"/>
            <w:shd w:val="clear" w:color="000000" w:fill="FFFFFF"/>
            <w:noWrap/>
            <w:vAlign w:val="center"/>
            <w:hideMark/>
          </w:tcPr>
          <w:p w14:paraId="460DE7AE"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lastRenderedPageBreak/>
              <w:t>4</w:t>
            </w:r>
          </w:p>
        </w:tc>
        <w:tc>
          <w:tcPr>
            <w:tcW w:w="850" w:type="dxa"/>
            <w:shd w:val="clear" w:color="000000" w:fill="FFFFFF"/>
            <w:noWrap/>
            <w:vAlign w:val="center"/>
            <w:hideMark/>
          </w:tcPr>
          <w:p w14:paraId="1E7DDB0D"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4</w:t>
            </w:r>
          </w:p>
        </w:tc>
        <w:tc>
          <w:tcPr>
            <w:tcW w:w="993" w:type="dxa"/>
            <w:shd w:val="clear" w:color="000000" w:fill="FFFFFF"/>
            <w:vAlign w:val="center"/>
            <w:hideMark/>
          </w:tcPr>
          <w:p w14:paraId="5D493738"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rolo de 100 metros</w:t>
            </w:r>
          </w:p>
        </w:tc>
        <w:tc>
          <w:tcPr>
            <w:tcW w:w="4677" w:type="dxa"/>
            <w:shd w:val="clear" w:color="000000" w:fill="FFFFFF"/>
            <w:vAlign w:val="center"/>
            <w:hideMark/>
          </w:tcPr>
          <w:p w14:paraId="5CD853B5"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Coaxial RG06</w:t>
            </w:r>
            <w:r w:rsidRPr="00FC5A9D">
              <w:rPr>
                <w:rFonts w:ascii="Calibri" w:hAnsi="Calibri"/>
                <w:color w:val="000000"/>
                <w:sz w:val="22"/>
                <w:szCs w:val="22"/>
              </w:rPr>
              <w:t xml:space="preserve">; / Condutor interno de aço cobreado de </w:t>
            </w:r>
            <w:r w:rsidRPr="00FC5A9D">
              <w:rPr>
                <w:rFonts w:ascii="Cambria Math" w:hAnsi="Cambria Math" w:cs="Cambria Math"/>
                <w:color w:val="000000"/>
                <w:sz w:val="22"/>
                <w:szCs w:val="22"/>
              </w:rPr>
              <w:t>≅</w:t>
            </w:r>
            <w:r w:rsidRPr="00FC5A9D">
              <w:rPr>
                <w:rFonts w:ascii="Calibri" w:hAnsi="Calibri"/>
                <w:color w:val="000000"/>
                <w:sz w:val="22"/>
                <w:szCs w:val="22"/>
              </w:rPr>
              <w:t>1 mm / Diel</w:t>
            </w:r>
            <w:r w:rsidRPr="00FC5A9D">
              <w:rPr>
                <w:rFonts w:ascii="Calibri" w:hAnsi="Calibri" w:cs="Calibri"/>
                <w:color w:val="000000"/>
                <w:sz w:val="22"/>
                <w:szCs w:val="22"/>
              </w:rPr>
              <w:t>é</w:t>
            </w:r>
            <w:r w:rsidRPr="00FC5A9D">
              <w:rPr>
                <w:rFonts w:ascii="Calibri" w:hAnsi="Calibri"/>
                <w:color w:val="000000"/>
                <w:sz w:val="22"/>
                <w:szCs w:val="22"/>
              </w:rPr>
              <w:t xml:space="preserve">trico em polietileno expandido de </w:t>
            </w:r>
            <w:r w:rsidRPr="00FC5A9D">
              <w:rPr>
                <w:rFonts w:ascii="Cambria Math" w:hAnsi="Cambria Math" w:cs="Cambria Math"/>
                <w:color w:val="000000"/>
                <w:sz w:val="22"/>
                <w:szCs w:val="22"/>
              </w:rPr>
              <w:t>≅</w:t>
            </w:r>
            <w:r w:rsidRPr="00FC5A9D">
              <w:rPr>
                <w:rFonts w:ascii="Calibri" w:hAnsi="Calibri"/>
                <w:color w:val="000000"/>
                <w:sz w:val="22"/>
                <w:szCs w:val="22"/>
              </w:rPr>
              <w:t xml:space="preserve"> 4,5mm / Fita de alum</w:t>
            </w:r>
            <w:r w:rsidRPr="00FC5A9D">
              <w:rPr>
                <w:rFonts w:ascii="Calibri" w:hAnsi="Calibri" w:cs="Calibri"/>
                <w:color w:val="000000"/>
                <w:sz w:val="22"/>
                <w:szCs w:val="22"/>
              </w:rPr>
              <w:t>í</w:t>
            </w:r>
            <w:r w:rsidRPr="00FC5A9D">
              <w:rPr>
                <w:rFonts w:ascii="Calibri" w:hAnsi="Calibri"/>
                <w:color w:val="000000"/>
                <w:sz w:val="22"/>
                <w:szCs w:val="22"/>
              </w:rPr>
              <w:t>nio aderindo ao diel</w:t>
            </w:r>
            <w:r w:rsidRPr="00FC5A9D">
              <w:rPr>
                <w:rFonts w:ascii="Calibri" w:hAnsi="Calibri" w:cs="Calibri"/>
                <w:color w:val="000000"/>
                <w:sz w:val="22"/>
                <w:szCs w:val="22"/>
              </w:rPr>
              <w:t>é</w:t>
            </w:r>
            <w:r w:rsidRPr="00FC5A9D">
              <w:rPr>
                <w:rFonts w:ascii="Calibri" w:hAnsi="Calibri"/>
                <w:color w:val="000000"/>
                <w:sz w:val="22"/>
                <w:szCs w:val="22"/>
              </w:rPr>
              <w:t xml:space="preserve">trico (1ª blindagem)/ Malha de alumínio - mínima de 90% (2ª blindagem) / Capa em PVC não </w:t>
            </w:r>
            <w:proofErr w:type="spellStart"/>
            <w:r w:rsidRPr="00FC5A9D">
              <w:rPr>
                <w:rFonts w:ascii="Calibri" w:hAnsi="Calibri"/>
                <w:color w:val="000000"/>
                <w:sz w:val="22"/>
                <w:szCs w:val="22"/>
              </w:rPr>
              <w:t>propagante</w:t>
            </w:r>
            <w:proofErr w:type="spellEnd"/>
            <w:r w:rsidRPr="00FC5A9D">
              <w:rPr>
                <w:rFonts w:ascii="Calibri" w:hAnsi="Calibri"/>
                <w:color w:val="000000"/>
                <w:sz w:val="22"/>
                <w:szCs w:val="22"/>
              </w:rPr>
              <w:t xml:space="preserve"> de chamas / Impedância média de 75 Ohms / Homologado pela Anatel / Marcas de referência: </w:t>
            </w:r>
            <w:proofErr w:type="spellStart"/>
            <w:r w:rsidRPr="00FC5A9D">
              <w:rPr>
                <w:rFonts w:ascii="Calibri" w:hAnsi="Calibri"/>
                <w:color w:val="000000"/>
                <w:sz w:val="22"/>
                <w:szCs w:val="22"/>
              </w:rPr>
              <w:t>Megatron</w:t>
            </w:r>
            <w:proofErr w:type="spellEnd"/>
            <w:r w:rsidRPr="00FC5A9D">
              <w:rPr>
                <w:rFonts w:ascii="Calibri" w:hAnsi="Calibri"/>
                <w:color w:val="000000"/>
                <w:sz w:val="22"/>
                <w:szCs w:val="22"/>
              </w:rPr>
              <w:t xml:space="preserve">, </w:t>
            </w:r>
            <w:proofErr w:type="spellStart"/>
            <w:r w:rsidRPr="00FC5A9D">
              <w:rPr>
                <w:rFonts w:ascii="Calibri" w:hAnsi="Calibri"/>
                <w:color w:val="000000"/>
                <w:sz w:val="22"/>
                <w:szCs w:val="22"/>
              </w:rPr>
              <w:t>Cabletech</w:t>
            </w:r>
            <w:proofErr w:type="spellEnd"/>
            <w:r w:rsidRPr="00FC5A9D">
              <w:rPr>
                <w:rFonts w:ascii="Calibri" w:hAnsi="Calibri"/>
                <w:color w:val="000000"/>
                <w:sz w:val="22"/>
                <w:szCs w:val="22"/>
              </w:rPr>
              <w:t xml:space="preserve"> </w:t>
            </w:r>
          </w:p>
        </w:tc>
        <w:tc>
          <w:tcPr>
            <w:tcW w:w="1276" w:type="dxa"/>
            <w:shd w:val="clear" w:color="000000" w:fill="FFFFFF"/>
            <w:noWrap/>
            <w:vAlign w:val="center"/>
            <w:hideMark/>
          </w:tcPr>
          <w:p w14:paraId="721023F6"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70409311"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39191E7A" w14:textId="77777777" w:rsidTr="008644AF">
        <w:trPr>
          <w:trHeight w:val="315"/>
        </w:trPr>
        <w:tc>
          <w:tcPr>
            <w:tcW w:w="8506" w:type="dxa"/>
            <w:gridSpan w:val="5"/>
            <w:shd w:val="clear" w:color="000000" w:fill="FFFFFF"/>
            <w:noWrap/>
            <w:vAlign w:val="center"/>
            <w:hideMark/>
          </w:tcPr>
          <w:p w14:paraId="1F1F7458" w14:textId="47A96E4D" w:rsidR="008644AF" w:rsidRPr="00FC5A9D" w:rsidRDefault="00B60AB9" w:rsidP="008644AF">
            <w:pPr>
              <w:jc w:val="both"/>
              <w:rPr>
                <w:rFonts w:ascii="Calibri" w:hAnsi="Calibri"/>
                <w:color w:val="000000"/>
                <w:sz w:val="22"/>
                <w:szCs w:val="22"/>
              </w:rPr>
            </w:pPr>
            <w:hyperlink r:id="rId46" w:history="1">
              <w:r w:rsidR="008644AF" w:rsidRPr="00FC5A9D">
                <w:rPr>
                  <w:rFonts w:ascii="Calibri" w:hAnsi="Calibri"/>
                  <w:b/>
                  <w:bCs/>
                  <w:sz w:val="22"/>
                  <w:szCs w:val="22"/>
                </w:rPr>
                <w:t>Total</w:t>
              </w:r>
              <w:r w:rsidR="008644AF">
                <w:rPr>
                  <w:rFonts w:ascii="Calibri" w:hAnsi="Calibri"/>
                  <w:b/>
                  <w:bCs/>
                  <w:sz w:val="22"/>
                  <w:szCs w:val="22"/>
                </w:rPr>
                <w:t xml:space="preserve"> L</w:t>
              </w:r>
              <w:r w:rsidR="008644AF" w:rsidRPr="00FC5A9D">
                <w:rPr>
                  <w:rFonts w:ascii="Calibri" w:hAnsi="Calibri"/>
                  <w:b/>
                  <w:bCs/>
                  <w:sz w:val="22"/>
                  <w:szCs w:val="22"/>
                </w:rPr>
                <w:t>ote 1</w:t>
              </w:r>
            </w:hyperlink>
          </w:p>
        </w:tc>
        <w:tc>
          <w:tcPr>
            <w:tcW w:w="1490" w:type="dxa"/>
            <w:shd w:val="clear" w:color="000000" w:fill="FFFFFF"/>
            <w:vAlign w:val="center"/>
          </w:tcPr>
          <w:p w14:paraId="742B383B" w14:textId="3D7C6837" w:rsidR="008644AF" w:rsidRPr="00FC5A9D" w:rsidRDefault="008644AF" w:rsidP="00FC5A9D">
            <w:pPr>
              <w:rPr>
                <w:rFonts w:ascii="Calibri" w:hAnsi="Calibri"/>
                <w:color w:val="000000"/>
                <w:sz w:val="22"/>
                <w:szCs w:val="22"/>
              </w:rPr>
            </w:pPr>
            <w:r w:rsidRPr="00FC5A9D">
              <w:rPr>
                <w:rFonts w:ascii="Calibri" w:hAnsi="Calibri"/>
                <w:color w:val="000000"/>
                <w:sz w:val="22"/>
                <w:szCs w:val="22"/>
              </w:rPr>
              <w:t xml:space="preserve">  R$</w:t>
            </w:r>
          </w:p>
        </w:tc>
      </w:tr>
    </w:tbl>
    <w:p w14:paraId="1C531A9C" w14:textId="5C2F0E76" w:rsidR="008E4120" w:rsidRDefault="008E4120" w:rsidP="00210E28">
      <w:pPr>
        <w:autoSpaceDE w:val="0"/>
        <w:autoSpaceDN w:val="0"/>
        <w:adjustRightInd w:val="0"/>
        <w:spacing w:line="360" w:lineRule="auto"/>
        <w:ind w:firstLine="708"/>
        <w:jc w:val="both"/>
        <w:rPr>
          <w:rFonts w:ascii="Tahoma" w:hAnsi="Tahoma" w:cs="Tahoma"/>
          <w:sz w:val="22"/>
          <w:szCs w:val="22"/>
        </w:rPr>
      </w:pPr>
    </w:p>
    <w:p w14:paraId="01729940" w14:textId="27BB1B5D" w:rsidR="00696D10" w:rsidRDefault="00696D10" w:rsidP="008644AF">
      <w:pPr>
        <w:spacing w:after="160" w:line="259" w:lineRule="auto"/>
        <w:rPr>
          <w:rFonts w:ascii="Tahoma" w:hAnsi="Tahoma" w:cs="Tahoma"/>
          <w:sz w:val="22"/>
          <w:szCs w:val="22"/>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 AVULSAS, COMPONENTES, SENSORES</w:t>
      </w:r>
    </w:p>
    <w:p w14:paraId="21972453" w14:textId="1BE3852D"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10046" w:type="dxa"/>
        <w:tblInd w:w="-436" w:type="dxa"/>
        <w:tblCellMar>
          <w:left w:w="70" w:type="dxa"/>
          <w:right w:w="70" w:type="dxa"/>
        </w:tblCellMar>
        <w:tblLook w:val="04A0" w:firstRow="1" w:lastRow="0" w:firstColumn="1" w:lastColumn="0" w:noHBand="0" w:noVBand="1"/>
      </w:tblPr>
      <w:tblGrid>
        <w:gridCol w:w="715"/>
        <w:gridCol w:w="1061"/>
        <w:gridCol w:w="993"/>
        <w:gridCol w:w="4583"/>
        <w:gridCol w:w="1276"/>
        <w:gridCol w:w="1418"/>
      </w:tblGrid>
      <w:tr w:rsidR="008644AF" w:rsidRPr="008644AF" w14:paraId="293BF627" w14:textId="77777777" w:rsidTr="00636FA0">
        <w:trPr>
          <w:trHeight w:val="315"/>
        </w:trPr>
        <w:tc>
          <w:tcPr>
            <w:tcW w:w="10046"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BEDBA" w14:textId="71F6CE31"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Lote 2</w:t>
            </w:r>
          </w:p>
        </w:tc>
      </w:tr>
      <w:tr w:rsidR="008644AF" w:rsidRPr="008644AF" w14:paraId="20BDBA14"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EFA20"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Item</w:t>
            </w:r>
          </w:p>
        </w:tc>
        <w:tc>
          <w:tcPr>
            <w:tcW w:w="10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AE9429" w14:textId="77777777" w:rsidR="008644AF" w:rsidRPr="008644AF" w:rsidRDefault="008644AF" w:rsidP="008644AF">
            <w:pPr>
              <w:jc w:val="center"/>
              <w:rPr>
                <w:rFonts w:ascii="Calibri" w:hAnsi="Calibri"/>
                <w:b/>
                <w:bCs/>
                <w:color w:val="000000"/>
                <w:sz w:val="22"/>
                <w:szCs w:val="22"/>
              </w:rPr>
            </w:pPr>
            <w:proofErr w:type="spellStart"/>
            <w:r w:rsidRPr="008644AF">
              <w:rPr>
                <w:rFonts w:ascii="Calibri" w:hAnsi="Calibri"/>
                <w:b/>
                <w:bCs/>
                <w:color w:val="000000"/>
                <w:sz w:val="22"/>
                <w:szCs w:val="22"/>
              </w:rPr>
              <w:t>Qtde</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76D085" w14:textId="77777777" w:rsidR="008644AF" w:rsidRPr="008644AF" w:rsidRDefault="008644AF" w:rsidP="008644AF">
            <w:pPr>
              <w:jc w:val="center"/>
              <w:rPr>
                <w:rFonts w:ascii="Calibri" w:hAnsi="Calibri"/>
                <w:b/>
                <w:bCs/>
                <w:color w:val="000000"/>
                <w:sz w:val="22"/>
                <w:szCs w:val="22"/>
              </w:rPr>
            </w:pPr>
            <w:proofErr w:type="spellStart"/>
            <w:r w:rsidRPr="008644AF">
              <w:rPr>
                <w:rFonts w:ascii="Calibri" w:hAnsi="Calibri"/>
                <w:b/>
                <w:bCs/>
                <w:color w:val="000000"/>
                <w:sz w:val="22"/>
                <w:szCs w:val="22"/>
              </w:rPr>
              <w:t>Unid</w:t>
            </w:r>
            <w:proofErr w:type="spellEnd"/>
          </w:p>
        </w:tc>
        <w:tc>
          <w:tcPr>
            <w:tcW w:w="458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2A602D"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Discriminação</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85A5D"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Valor unitário máximo</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6F8E95"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Valor Total máximo</w:t>
            </w:r>
          </w:p>
        </w:tc>
      </w:tr>
      <w:tr w:rsidR="008644AF" w:rsidRPr="008644AF" w14:paraId="18E59EE7"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9863D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AE90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200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A74A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2B0777"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Knob estriado com parafuso para potenciômetro; </w:t>
            </w:r>
            <w:r w:rsidRPr="008644AF">
              <w:rPr>
                <w:rFonts w:ascii="Calibri" w:hAnsi="Calibri"/>
                <w:color w:val="000000"/>
                <w:sz w:val="22"/>
                <w:szCs w:val="22"/>
              </w:rPr>
              <w:t>na cor preta</w:t>
            </w:r>
            <w:r w:rsidRPr="008644AF">
              <w:rPr>
                <w:rFonts w:ascii="Calibri" w:hAnsi="Calibri"/>
                <w:b/>
                <w:bCs/>
                <w:color w:val="000000"/>
                <w:sz w:val="22"/>
                <w:szCs w:val="22"/>
              </w:rPr>
              <w:t xml:space="preserve"> / </w:t>
            </w:r>
            <w:r w:rsidRPr="008644AF">
              <w:rPr>
                <w:rFonts w:ascii="Calibri" w:hAnsi="Calibri"/>
                <w:color w:val="000000"/>
                <w:sz w:val="22"/>
                <w:szCs w:val="22"/>
              </w:rPr>
              <w:t>Medidas: diâmetro do furo entre 6 e 7mm, diâmetro externo entre 18 e 20mm, altura entre 14 e 15mm;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CA01F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9971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0D46F96"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0DC61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4D60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432EB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pacote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652064"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Abraçadeira Nylon 2,5mm x 100mm T18R</w:t>
            </w:r>
            <w:r w:rsidRPr="008644AF">
              <w:rPr>
                <w:rFonts w:ascii="Calibri" w:hAnsi="Calibri"/>
                <w:color w:val="000000"/>
                <w:sz w:val="22"/>
                <w:szCs w:val="22"/>
              </w:rPr>
              <w:t xml:space="preserve"> preta pacote com 100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86F59"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F48D1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13DB43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C99FF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B86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9265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B03463"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Botão de comando </w:t>
            </w:r>
            <w:proofErr w:type="gramStart"/>
            <w:r w:rsidRPr="008644AF">
              <w:rPr>
                <w:rFonts w:ascii="Calibri" w:hAnsi="Calibri"/>
                <w:b/>
                <w:bCs/>
                <w:color w:val="000000"/>
                <w:sz w:val="22"/>
                <w:szCs w:val="22"/>
              </w:rPr>
              <w:t>monobloco  vermelho</w:t>
            </w:r>
            <w:proofErr w:type="gramEnd"/>
            <w:r w:rsidRPr="008644AF">
              <w:rPr>
                <w:rFonts w:ascii="Calibri" w:hAnsi="Calibri"/>
                <w:b/>
                <w:bCs/>
                <w:color w:val="000000"/>
                <w:sz w:val="22"/>
                <w:szCs w:val="22"/>
              </w:rPr>
              <w:t xml:space="preserve"> - </w:t>
            </w:r>
            <w:r w:rsidRPr="008644AF">
              <w:rPr>
                <w:rFonts w:ascii="Calibri" w:hAnsi="Calibri"/>
                <w:color w:val="000000"/>
                <w:sz w:val="22"/>
                <w:szCs w:val="22"/>
              </w:rPr>
              <w:t>Para furo de 22 mm com rosca - NA + NF. Referência: Fabricante: JNG, Modelo: LA39J-11BR</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D6AC1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946D9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52F9A4C"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6905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B6F6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EC06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80969"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Botão de comando </w:t>
            </w:r>
            <w:proofErr w:type="gramStart"/>
            <w:r w:rsidRPr="008644AF">
              <w:rPr>
                <w:rFonts w:ascii="Calibri" w:hAnsi="Calibri"/>
                <w:b/>
                <w:bCs/>
                <w:color w:val="000000"/>
                <w:sz w:val="22"/>
                <w:szCs w:val="22"/>
              </w:rPr>
              <w:t>monobloco  verde</w:t>
            </w:r>
            <w:proofErr w:type="gramEnd"/>
            <w:r w:rsidRPr="008644AF">
              <w:rPr>
                <w:rFonts w:ascii="Calibri" w:hAnsi="Calibri"/>
                <w:b/>
                <w:bCs/>
                <w:color w:val="000000"/>
                <w:sz w:val="22"/>
                <w:szCs w:val="22"/>
              </w:rPr>
              <w:t xml:space="preserve"> -</w:t>
            </w:r>
            <w:r w:rsidRPr="008644AF">
              <w:rPr>
                <w:rFonts w:ascii="Calibri" w:hAnsi="Calibri"/>
                <w:color w:val="000000"/>
                <w:sz w:val="22"/>
                <w:szCs w:val="22"/>
              </w:rPr>
              <w:t xml:space="preserve"> Para furo de 22 mm com rosca - NA + NF. Referência: Fabricante: JNG, Modelo: LA39J-11BG</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FDBA6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45F7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C6F6EEB"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3F1A5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184E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5100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3A7AA"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Cabo Flexível 0,20mm² amarelo</w:t>
            </w:r>
            <w:r w:rsidRPr="008644AF">
              <w:rPr>
                <w:rFonts w:ascii="Calibri" w:hAnsi="Calibri"/>
                <w:color w:val="000000"/>
                <w:sz w:val="22"/>
                <w:szCs w:val="22"/>
              </w:rPr>
              <w:t xml:space="preserve"> (24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B4128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37A2D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AF4E38C"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FF128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680E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3C498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DCB20F"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azul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A794F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0B4F7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F0F0202"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CA3EB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D59A1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84945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3B5B04"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branco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F95F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CA46E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59673B11"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CCC46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71CF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3F64F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11D9F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Cabo Flexível 0,20mm² preto</w:t>
            </w:r>
            <w:r w:rsidRPr="008644AF">
              <w:rPr>
                <w:rFonts w:ascii="Calibri" w:hAnsi="Calibri"/>
                <w:color w:val="000000"/>
                <w:sz w:val="22"/>
                <w:szCs w:val="22"/>
              </w:rPr>
              <w:t xml:space="preserve"> (24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E27D1E"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6B2D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C263243"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51E30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F53F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C41A9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C1A9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verde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D524F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7F95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1D4B35B"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63072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15988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9C34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50DE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vermelho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3169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47214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D72D7C4"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F1689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78F4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1714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2ED9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Caixa de passagem elétrica 190x140x70 mm, </w:t>
            </w:r>
            <w:r w:rsidRPr="008644AF">
              <w:rPr>
                <w:rFonts w:ascii="Calibri" w:hAnsi="Calibri"/>
                <w:color w:val="000000"/>
                <w:sz w:val="22"/>
                <w:szCs w:val="22"/>
              </w:rPr>
              <w:t xml:space="preserve">de sobrepor, em PVC, com </w:t>
            </w:r>
            <w:proofErr w:type="gramStart"/>
            <w:r w:rsidRPr="008644AF">
              <w:rPr>
                <w:rFonts w:ascii="Calibri" w:hAnsi="Calibri"/>
                <w:color w:val="000000"/>
                <w:sz w:val="22"/>
                <w:szCs w:val="22"/>
              </w:rPr>
              <w:t>tampa,  IP</w:t>
            </w:r>
            <w:proofErr w:type="gramEnd"/>
            <w:r w:rsidRPr="008644AF">
              <w:rPr>
                <w:rFonts w:ascii="Calibri" w:hAnsi="Calibri"/>
                <w:color w:val="000000"/>
                <w:sz w:val="22"/>
                <w:szCs w:val="22"/>
              </w:rPr>
              <w:t xml:space="preserve">66. Branca. Ref.: Marca Brum, modelo </w:t>
            </w:r>
            <w:proofErr w:type="spellStart"/>
            <w:r w:rsidRPr="008644AF">
              <w:rPr>
                <w:rFonts w:ascii="Calibri" w:hAnsi="Calibri"/>
                <w:color w:val="000000"/>
                <w:sz w:val="22"/>
                <w:szCs w:val="22"/>
              </w:rPr>
              <w:t>Brbox</w:t>
            </w:r>
            <w:proofErr w:type="spellEnd"/>
            <w:r w:rsidRPr="008644AF">
              <w:rPr>
                <w:rFonts w:ascii="Calibri" w:hAnsi="Calibri"/>
                <w:color w:val="000000"/>
                <w:sz w:val="22"/>
                <w:szCs w:val="22"/>
              </w:rPr>
              <w:t xml:space="preserve"> BRB04</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1499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1053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DA7DF26"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C558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FA791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3EE7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07B9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Conversor de dados RS-485 para USB.</w:t>
            </w:r>
            <w:r w:rsidRPr="008644AF">
              <w:rPr>
                <w:rFonts w:ascii="Calibri" w:hAnsi="Calibri"/>
                <w:color w:val="000000"/>
                <w:sz w:val="22"/>
                <w:szCs w:val="22"/>
              </w:rPr>
              <w:t xml:space="preserve"> Ref.: Modelo ZK-U485.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2FFD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4DB1B9"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2639134"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287F9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35B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E396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7CF41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Conversor industrial RS232 para RS485</w:t>
            </w:r>
            <w:r w:rsidRPr="008644AF">
              <w:rPr>
                <w:rFonts w:ascii="Calibri" w:hAnsi="Calibri"/>
                <w:color w:val="000000"/>
                <w:sz w:val="22"/>
                <w:szCs w:val="22"/>
              </w:rPr>
              <w:t xml:space="preserve"> Ref.: Modelo </w:t>
            </w:r>
            <w:proofErr w:type="spellStart"/>
            <w:r w:rsidRPr="008644AF">
              <w:rPr>
                <w:rFonts w:ascii="Calibri" w:hAnsi="Calibri"/>
                <w:color w:val="000000"/>
                <w:sz w:val="22"/>
                <w:szCs w:val="22"/>
              </w:rPr>
              <w:t>Sintechi</w:t>
            </w:r>
            <w:proofErr w:type="spellEnd"/>
            <w:r w:rsidRPr="008644AF">
              <w:rPr>
                <w:rFonts w:ascii="Calibri" w:hAnsi="Calibri"/>
                <w:color w:val="000000"/>
                <w:sz w:val="22"/>
                <w:szCs w:val="22"/>
              </w:rPr>
              <w:t xml:space="preserve"> STM485.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C0D4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87876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12D8059"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C656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51C3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7AA9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854E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Display LCD 20x4</w:t>
            </w:r>
            <w:r w:rsidRPr="008644AF">
              <w:rPr>
                <w:rFonts w:ascii="Calibri" w:hAnsi="Calibri"/>
                <w:color w:val="000000"/>
                <w:sz w:val="22"/>
                <w:szCs w:val="22"/>
              </w:rPr>
              <w:t xml:space="preserve"> com </w:t>
            </w:r>
            <w:proofErr w:type="spellStart"/>
            <w:r w:rsidRPr="008644AF">
              <w:rPr>
                <w:rFonts w:ascii="Calibri" w:hAnsi="Calibri"/>
                <w:color w:val="000000"/>
                <w:sz w:val="22"/>
                <w:szCs w:val="22"/>
              </w:rPr>
              <w:t>backlight</w:t>
            </w:r>
            <w:proofErr w:type="spellEnd"/>
            <w:r w:rsidRPr="008644AF">
              <w:rPr>
                <w:rFonts w:ascii="Calibri" w:hAnsi="Calibri"/>
                <w:color w:val="000000"/>
                <w:sz w:val="22"/>
                <w:szCs w:val="22"/>
              </w:rPr>
              <w:t xml:space="preserve"> azul, escrita branca e I2C, </w:t>
            </w:r>
            <w:proofErr w:type="spellStart"/>
            <w:r w:rsidRPr="008644AF">
              <w:rPr>
                <w:rFonts w:ascii="Calibri" w:hAnsi="Calibri"/>
                <w:color w:val="000000"/>
                <w:sz w:val="22"/>
                <w:szCs w:val="22"/>
              </w:rPr>
              <w:t>dim</w:t>
            </w:r>
            <w:proofErr w:type="spellEnd"/>
            <w:r w:rsidRPr="008644AF">
              <w:rPr>
                <w:rFonts w:ascii="Calibri" w:hAnsi="Calibri"/>
                <w:color w:val="000000"/>
                <w:sz w:val="22"/>
                <w:szCs w:val="22"/>
              </w:rPr>
              <w:t xml:space="preserve"> 98,0 X 60,0 X 14,0mm, alimentação 5,0 VDC.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8DC0B6"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26F91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A5FB715"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A1D6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2F75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68D6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BA459"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Espaçador cilíndrico em </w:t>
            </w:r>
            <w:proofErr w:type="spellStart"/>
            <w:r w:rsidRPr="008644AF">
              <w:rPr>
                <w:rFonts w:ascii="Calibri" w:hAnsi="Calibri"/>
                <w:b/>
                <w:bCs/>
                <w:color w:val="000000"/>
                <w:sz w:val="22"/>
                <w:szCs w:val="22"/>
              </w:rPr>
              <w:t>Poliacetal</w:t>
            </w:r>
            <w:proofErr w:type="spellEnd"/>
            <w:r w:rsidRPr="008644AF">
              <w:rPr>
                <w:rFonts w:ascii="Calibri" w:hAnsi="Calibri"/>
                <w:color w:val="000000"/>
                <w:sz w:val="22"/>
                <w:szCs w:val="22"/>
              </w:rPr>
              <w:t xml:space="preserve"> branco, fêmea x fêmea - rosca M3 6x3x10mm.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CD4F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9280B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270423D"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FF5D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B7710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90D3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BC1E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Estanho para </w:t>
            </w:r>
            <w:proofErr w:type="gramStart"/>
            <w:r w:rsidRPr="008644AF">
              <w:rPr>
                <w:rFonts w:ascii="Calibri" w:hAnsi="Calibri"/>
                <w:b/>
                <w:bCs/>
                <w:color w:val="000000"/>
                <w:sz w:val="22"/>
                <w:szCs w:val="22"/>
              </w:rPr>
              <w:t xml:space="preserve">solda </w:t>
            </w:r>
            <w:r w:rsidRPr="008644AF">
              <w:rPr>
                <w:rFonts w:ascii="Calibri" w:hAnsi="Calibri"/>
                <w:color w:val="000000"/>
                <w:sz w:val="22"/>
                <w:szCs w:val="22"/>
              </w:rPr>
              <w:t xml:space="preserve"> </w:t>
            </w:r>
            <w:r w:rsidRPr="008644AF">
              <w:rPr>
                <w:rFonts w:ascii="Calibri" w:hAnsi="Calibri"/>
                <w:b/>
                <w:bCs/>
                <w:color w:val="000000"/>
                <w:sz w:val="22"/>
                <w:szCs w:val="22"/>
              </w:rPr>
              <w:t>em</w:t>
            </w:r>
            <w:proofErr w:type="gramEnd"/>
            <w:r w:rsidRPr="008644AF">
              <w:rPr>
                <w:rFonts w:ascii="Calibri" w:hAnsi="Calibri"/>
                <w:b/>
                <w:bCs/>
                <w:color w:val="000000"/>
                <w:sz w:val="22"/>
                <w:szCs w:val="22"/>
              </w:rPr>
              <w:t xml:space="preserve"> fio</w:t>
            </w:r>
            <w:r w:rsidRPr="008644AF">
              <w:rPr>
                <w:rFonts w:ascii="Calibri" w:hAnsi="Calibri"/>
                <w:color w:val="000000"/>
                <w:sz w:val="22"/>
                <w:szCs w:val="22"/>
              </w:rPr>
              <w:t>, com fluxo, 1,0 mm, 63 x 37 ,tubo com 22g, Ref.: VONDER 74.38.633.715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9AD9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95D74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6131F43"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AA05A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A7123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26CD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6826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Filtro supressor de ruído</w:t>
            </w:r>
            <w:r w:rsidRPr="008644AF">
              <w:rPr>
                <w:rFonts w:ascii="Calibri" w:hAnsi="Calibri"/>
                <w:color w:val="000000"/>
                <w:sz w:val="22"/>
                <w:szCs w:val="22"/>
              </w:rPr>
              <w:t xml:space="preserve"> para 24-240. (Indutor/Capacitor) VCA. Ref.: CCA.</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5340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2AF55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C739C4D"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3359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AC8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F90D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58052"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Fita isolante líquida</w:t>
            </w:r>
            <w:r w:rsidRPr="008644AF">
              <w:rPr>
                <w:rFonts w:ascii="Calibri" w:hAnsi="Calibri"/>
                <w:color w:val="000000"/>
                <w:sz w:val="22"/>
                <w:szCs w:val="22"/>
              </w:rPr>
              <w:t xml:space="preserve"> 50g. </w:t>
            </w:r>
            <w:proofErr w:type="spellStart"/>
            <w:r w:rsidRPr="008644AF">
              <w:rPr>
                <w:rFonts w:ascii="Calibri" w:hAnsi="Calibri"/>
                <w:color w:val="000000"/>
                <w:sz w:val="22"/>
                <w:szCs w:val="22"/>
              </w:rPr>
              <w:t>Ref</w:t>
            </w:r>
            <w:proofErr w:type="spellEnd"/>
            <w:r w:rsidRPr="008644AF">
              <w:rPr>
                <w:rFonts w:ascii="Calibri" w:hAnsi="Calibri"/>
                <w:color w:val="000000"/>
                <w:sz w:val="22"/>
                <w:szCs w:val="22"/>
              </w:rPr>
              <w:t>.:</w:t>
            </w:r>
            <w:proofErr w:type="spellStart"/>
            <w:r w:rsidRPr="008644AF">
              <w:rPr>
                <w:rFonts w:ascii="Calibri" w:hAnsi="Calibri"/>
                <w:color w:val="000000"/>
                <w:sz w:val="22"/>
                <w:szCs w:val="22"/>
              </w:rPr>
              <w:t>Quimatic</w:t>
            </w:r>
            <w:proofErr w:type="spellEnd"/>
            <w:r w:rsidRPr="008644AF">
              <w:rPr>
                <w:rFonts w:ascii="Calibri" w:hAnsi="Calibri"/>
                <w:color w:val="000000"/>
                <w:sz w:val="22"/>
                <w:szCs w:val="22"/>
              </w:rPr>
              <w:t>.</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F8A44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C4080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D15E27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40079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F3E7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BC073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D945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Fonte chaveada </w:t>
            </w:r>
            <w:r w:rsidRPr="008644AF">
              <w:rPr>
                <w:rFonts w:ascii="Calibri" w:hAnsi="Calibri"/>
                <w:color w:val="000000"/>
                <w:sz w:val="22"/>
                <w:szCs w:val="22"/>
              </w:rPr>
              <w:t>entrada bivolt saída 5,0 VDC 1A plug P4 de 2,1mm com cabo AC.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E15CE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B698E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B7F3496"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CC5D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DC8A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8885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C23B6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Fonte de alimentação chaveada</w:t>
            </w:r>
            <w:r w:rsidRPr="008644AF">
              <w:rPr>
                <w:rFonts w:ascii="Calibri" w:hAnsi="Calibri"/>
                <w:color w:val="000000"/>
                <w:sz w:val="22"/>
                <w:szCs w:val="22"/>
              </w:rPr>
              <w:t xml:space="preserve"> entrada bivolt saída 24 VDC 3A plug P4 de 2,1mm com cabo AC.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6CDBA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340A6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AAC2CDD"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110FF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D8C4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A959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EABFE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Fêmea x Fêmea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D154F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B5633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99453B3"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420C1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717F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016E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AAB0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Macho x Fêmea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BF031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E6F00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63AEACB"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5BFB9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CF38C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C206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5DA67"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Macho x Macho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87A81"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0A5F1"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271B727"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E11D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24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1013E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7EC0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73025"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Módulo I/O 4x4 12C</w:t>
            </w:r>
            <w:r w:rsidRPr="008644AF">
              <w:rPr>
                <w:rFonts w:ascii="Calibri" w:hAnsi="Calibri"/>
                <w:color w:val="000000"/>
                <w:sz w:val="22"/>
                <w:szCs w:val="22"/>
              </w:rPr>
              <w:t>. 4 entradas NPN*/PNP, 4 saídas a relé e comunicação I2C, tensão de alimentação default 24 VDC. Ref.: Crescer Ind. Automação.</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4EE69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0FEF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58EE6964"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C04D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2BCB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EA83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F77FB3"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Módulo </w:t>
            </w:r>
            <w:proofErr w:type="spellStart"/>
            <w:r w:rsidRPr="008644AF">
              <w:rPr>
                <w:rFonts w:ascii="Calibri" w:hAnsi="Calibri"/>
                <w:b/>
                <w:bCs/>
                <w:color w:val="000000"/>
                <w:sz w:val="22"/>
                <w:szCs w:val="22"/>
              </w:rPr>
              <w:t>LoRa</w:t>
            </w:r>
            <w:proofErr w:type="spellEnd"/>
            <w:r w:rsidRPr="008644AF">
              <w:rPr>
                <w:rFonts w:ascii="Calibri" w:hAnsi="Calibri"/>
                <w:b/>
                <w:bCs/>
                <w:color w:val="000000"/>
                <w:sz w:val="22"/>
                <w:szCs w:val="22"/>
              </w:rPr>
              <w:t xml:space="preserve"> 915MHz 100mW</w:t>
            </w:r>
            <w:r w:rsidRPr="008644AF">
              <w:rPr>
                <w:rFonts w:ascii="Calibri" w:hAnsi="Calibri"/>
                <w:color w:val="000000"/>
                <w:sz w:val="22"/>
                <w:szCs w:val="22"/>
              </w:rPr>
              <w:t>. Inclui antena helicoidal de 915Mhz (2dBi, 12.5mm, 50 Ohm), tensão de alimentação 1,8-3,7 VDC. Ref.: LoRa1276 V2.0.</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EAC15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07A26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1BF700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DF3A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9FF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1239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E672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Módulo sensor temperatura e umidade</w:t>
            </w:r>
            <w:r w:rsidRPr="008644AF">
              <w:rPr>
                <w:rFonts w:ascii="Calibri" w:hAnsi="Calibri"/>
                <w:color w:val="000000"/>
                <w:sz w:val="22"/>
                <w:szCs w:val="22"/>
              </w:rPr>
              <w:t>. Usa internamente SHT40, tensão de alimentação 5-30 VDC. Ref.: XY-MD02.</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1888E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48ED2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5584523" w14:textId="77777777" w:rsidTr="00636FA0">
        <w:trPr>
          <w:trHeight w:val="630"/>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8809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B3EA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0A12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25BD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Placa CPB32h</w:t>
            </w:r>
            <w:r w:rsidRPr="008644AF">
              <w:rPr>
                <w:rFonts w:ascii="Calibri" w:hAnsi="Calibri"/>
                <w:color w:val="000000"/>
                <w:sz w:val="22"/>
                <w:szCs w:val="22"/>
              </w:rPr>
              <w:t>.</w:t>
            </w:r>
            <w:r w:rsidRPr="008644AF">
              <w:rPr>
                <w:color w:val="000000"/>
              </w:rPr>
              <w:t xml:space="preserve"> Tensão de alimentação </w:t>
            </w:r>
            <w:r w:rsidRPr="008644AF">
              <w:rPr>
                <w:rFonts w:ascii="Calibri" w:hAnsi="Calibri"/>
                <w:color w:val="000000"/>
                <w:sz w:val="22"/>
                <w:szCs w:val="22"/>
              </w:rPr>
              <w:t>default 24 VDC e interface de comunicação RS485. Ref.: Crescer Ind. Automação.</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ADDE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F02F6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CE84191"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610FB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44AD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94F1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BBE56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Placas padrão CI</w:t>
            </w:r>
            <w:r w:rsidRPr="008644AF">
              <w:rPr>
                <w:rFonts w:ascii="Calibri" w:hAnsi="Calibri"/>
                <w:color w:val="000000"/>
                <w:sz w:val="22"/>
                <w:szCs w:val="22"/>
              </w:rPr>
              <w:t xml:space="preserve"> (ilha desligada) 7x9 cm.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D1F5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878AE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E8F1E22"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28318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0066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DE18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1532E"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Plug macho DB-9</w:t>
            </w:r>
            <w:r w:rsidRPr="008644AF">
              <w:rPr>
                <w:rFonts w:ascii="Calibri" w:hAnsi="Calibri"/>
                <w:color w:val="000000"/>
                <w:sz w:val="22"/>
                <w:szCs w:val="22"/>
              </w:rPr>
              <w:t>.</w:t>
            </w:r>
            <w:r w:rsidRPr="008644AF">
              <w:rPr>
                <w:rFonts w:ascii="Calibri" w:hAnsi="Calibri"/>
                <w:b/>
                <w:bCs/>
                <w:color w:val="000000"/>
                <w:sz w:val="22"/>
                <w:szCs w:val="22"/>
              </w:rPr>
              <w:t xml:space="preserve"> </w:t>
            </w:r>
            <w:r w:rsidRPr="008644AF">
              <w:rPr>
                <w:rFonts w:ascii="Calibri" w:hAnsi="Calibri"/>
                <w:color w:val="000000"/>
                <w:sz w:val="22"/>
                <w:szCs w:val="22"/>
              </w:rPr>
              <w:t>com capa;</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0D77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6BC3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E27998E"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83F93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FD487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D0E22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7FE62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Protoboard </w:t>
            </w:r>
            <w:r w:rsidRPr="008644AF">
              <w:rPr>
                <w:rFonts w:ascii="Calibri" w:hAnsi="Calibri"/>
                <w:color w:val="000000"/>
                <w:sz w:val="22"/>
                <w:szCs w:val="22"/>
              </w:rPr>
              <w:t>com 400 pontos de contato para montagem de circuitos eletrônicos experimentais;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C472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32BE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064EAFE"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A9A4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C75E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3BA9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99277D"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Resistor 120 ohms</w:t>
            </w:r>
            <w:r w:rsidRPr="008644AF">
              <w:rPr>
                <w:rFonts w:ascii="Calibri" w:hAnsi="Calibri"/>
                <w:color w:val="000000"/>
                <w:sz w:val="22"/>
                <w:szCs w:val="22"/>
              </w:rPr>
              <w:t xml:space="preserve"> 1/4 W.</w:t>
            </w:r>
            <w:r w:rsidRPr="008644AF">
              <w:rPr>
                <w:rFonts w:ascii="Calibri" w:hAnsi="Calibri"/>
                <w:b/>
                <w:bCs/>
                <w:color w:val="000000"/>
                <w:sz w:val="22"/>
                <w:szCs w:val="22"/>
              </w:rPr>
              <w:t xml:space="preserve"> </w:t>
            </w:r>
            <w:r w:rsidRPr="008644AF">
              <w:rPr>
                <w:rFonts w:ascii="Calibri" w:hAnsi="Calibri"/>
                <w:color w:val="000000"/>
                <w:sz w:val="22"/>
                <w:szCs w:val="22"/>
              </w:rPr>
              <w:t>Com tolerância de 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CDCF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05178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14EE99A"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97CE4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1D9A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98B82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DDCF7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Resistor 4,7K ohms</w:t>
            </w:r>
            <w:r w:rsidRPr="008644AF">
              <w:rPr>
                <w:rFonts w:ascii="Calibri" w:hAnsi="Calibri"/>
                <w:color w:val="000000"/>
                <w:sz w:val="22"/>
                <w:szCs w:val="22"/>
              </w:rPr>
              <w:t xml:space="preserve"> 1/4 W.</w:t>
            </w:r>
            <w:r w:rsidRPr="008644AF">
              <w:rPr>
                <w:rFonts w:ascii="Calibri" w:hAnsi="Calibri"/>
                <w:b/>
                <w:bCs/>
                <w:color w:val="000000"/>
                <w:sz w:val="22"/>
                <w:szCs w:val="22"/>
              </w:rPr>
              <w:t xml:space="preserve"> </w:t>
            </w:r>
            <w:r w:rsidRPr="008644AF">
              <w:rPr>
                <w:rFonts w:ascii="Calibri" w:hAnsi="Calibri"/>
                <w:color w:val="000000"/>
                <w:sz w:val="22"/>
                <w:szCs w:val="22"/>
              </w:rPr>
              <w:t>Com tolerância de 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6CE88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20D31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5A0185A" w14:textId="77777777" w:rsidTr="00636FA0">
        <w:trPr>
          <w:trHeight w:val="12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64A76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6772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4F1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76494A"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nível por pressão de água</w:t>
            </w:r>
            <w:r w:rsidRPr="008644AF">
              <w:rPr>
                <w:rFonts w:ascii="Calibri" w:hAnsi="Calibri"/>
                <w:color w:val="000000"/>
                <w:sz w:val="22"/>
                <w:szCs w:val="22"/>
              </w:rPr>
              <w:t>. Com range 8m, 10m de cabo, saída de dados RS-485, tensão de alimentação 24 VDC. Ref.: QDY30A XUYANGQIDIAN. (Considerar prazo de 60 dias para entrega deste item)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E65E4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BB545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F81A733"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D300C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0873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E0FF8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B8E6F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temperatura DS18B20 à prova de água</w:t>
            </w:r>
            <w:r w:rsidRPr="008644AF">
              <w:rPr>
                <w:rFonts w:ascii="Calibri" w:hAnsi="Calibri"/>
                <w:color w:val="000000"/>
                <w:sz w:val="22"/>
                <w:szCs w:val="22"/>
              </w:rPr>
              <w:t>. Com mínimo de 2m de cabo e tensão de alimentação 3-5VDC.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817FA6"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0AEF0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6A73ADC" w14:textId="77777777" w:rsidTr="00636FA0">
        <w:trPr>
          <w:trHeight w:val="24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F85BC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655C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5CE1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0530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corrente não invasivo</w:t>
            </w:r>
            <w:r w:rsidRPr="008644AF">
              <w:rPr>
                <w:rFonts w:ascii="Calibri" w:hAnsi="Calibri"/>
                <w:color w:val="000000"/>
                <w:sz w:val="22"/>
                <w:szCs w:val="22"/>
              </w:rPr>
              <w:t xml:space="preserve"> </w:t>
            </w:r>
            <w:r w:rsidRPr="008644AF">
              <w:rPr>
                <w:rFonts w:ascii="Calibri" w:hAnsi="Calibri"/>
                <w:b/>
                <w:bCs/>
                <w:color w:val="000000"/>
                <w:sz w:val="22"/>
                <w:szCs w:val="22"/>
              </w:rPr>
              <w:t xml:space="preserve">SCT-013-015. </w:t>
            </w:r>
            <w:r w:rsidRPr="008644AF">
              <w:rPr>
                <w:rFonts w:ascii="Calibri" w:hAnsi="Calibri"/>
                <w:color w:val="000000"/>
                <w:sz w:val="22"/>
                <w:szCs w:val="22"/>
              </w:rPr>
              <w:t xml:space="preserve">Corrente de entrada: 0 a 15 A RMS (valor eficaz); Corrente máxima suportada: até 40 A; Sinal de saída: 1 V RMS proporcional à corrente medida; Precisão: ±1%; Material do núcleo: </w:t>
            </w:r>
            <w:proofErr w:type="spellStart"/>
            <w:r w:rsidRPr="008644AF">
              <w:rPr>
                <w:rFonts w:ascii="Calibri" w:hAnsi="Calibri"/>
                <w:color w:val="000000"/>
                <w:sz w:val="22"/>
                <w:szCs w:val="22"/>
              </w:rPr>
              <w:t>Ferrite</w:t>
            </w:r>
            <w:proofErr w:type="spellEnd"/>
            <w:r w:rsidRPr="008644AF">
              <w:rPr>
                <w:rFonts w:ascii="Calibri" w:hAnsi="Calibri"/>
                <w:color w:val="000000"/>
                <w:sz w:val="22"/>
                <w:szCs w:val="22"/>
              </w:rPr>
              <w:t>; Temperatura de operação: -25 °C a +70 °C; Plugue de saída: Jack de 3,5 mm; Dimensões da abertura: 13 mm x 13 mm; Comprimento do cabo: aproximadamente 1 metro; Isolamento dielétrico: 6000 V AC por 1 minuto; Classificação de inflamabilidade: UL94-V0</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2ED58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C200D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1B1E46E" w14:textId="77777777" w:rsidTr="00636FA0">
        <w:trPr>
          <w:trHeight w:val="21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89BC0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36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00060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F51DE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89FAF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Controlador Lógico Programável. </w:t>
            </w:r>
            <w:r w:rsidRPr="008644AF">
              <w:rPr>
                <w:rFonts w:ascii="Calibri" w:hAnsi="Calibri"/>
                <w:color w:val="000000"/>
                <w:sz w:val="22"/>
                <w:szCs w:val="22"/>
              </w:rPr>
              <w:t xml:space="preserve">Com tensão de alimentação de 24Vcc; Com 8 Entradas digitais; </w:t>
            </w:r>
            <w:proofErr w:type="gramStart"/>
            <w:r w:rsidRPr="008644AF">
              <w:rPr>
                <w:rFonts w:ascii="Calibri" w:hAnsi="Calibri"/>
                <w:color w:val="000000"/>
                <w:sz w:val="22"/>
                <w:szCs w:val="22"/>
              </w:rPr>
              <w:t>Com</w:t>
            </w:r>
            <w:proofErr w:type="gramEnd"/>
            <w:r w:rsidRPr="008644AF">
              <w:rPr>
                <w:rFonts w:ascii="Calibri" w:hAnsi="Calibri"/>
                <w:color w:val="000000"/>
                <w:sz w:val="22"/>
                <w:szCs w:val="22"/>
              </w:rPr>
              <w:t xml:space="preserve"> 4 entradas analógicas (de 0 a 10Vcc); Com porta RS485 </w:t>
            </w:r>
            <w:proofErr w:type="spellStart"/>
            <w:r w:rsidRPr="008644AF">
              <w:rPr>
                <w:rFonts w:ascii="Calibri" w:hAnsi="Calibri"/>
                <w:color w:val="000000"/>
                <w:sz w:val="22"/>
                <w:szCs w:val="22"/>
              </w:rPr>
              <w:t>Modbus</w:t>
            </w:r>
            <w:proofErr w:type="spellEnd"/>
            <w:r w:rsidRPr="008644AF">
              <w:rPr>
                <w:rFonts w:ascii="Calibri" w:hAnsi="Calibri"/>
                <w:color w:val="000000"/>
                <w:sz w:val="22"/>
                <w:szCs w:val="22"/>
              </w:rPr>
              <w:t xml:space="preserve">; Com 8 Saídas digitais de Relé de 8A; Com display LCD com 4 linhas x 16 caracteres; Para programação em </w:t>
            </w:r>
            <w:proofErr w:type="spellStart"/>
            <w:r w:rsidRPr="008644AF">
              <w:rPr>
                <w:rFonts w:ascii="Calibri" w:hAnsi="Calibri"/>
                <w:color w:val="000000"/>
                <w:sz w:val="22"/>
                <w:szCs w:val="22"/>
              </w:rPr>
              <w:t>ladder</w:t>
            </w:r>
            <w:proofErr w:type="spellEnd"/>
            <w:r w:rsidRPr="008644AF">
              <w:rPr>
                <w:rFonts w:ascii="Calibri" w:hAnsi="Calibri"/>
                <w:color w:val="000000"/>
                <w:sz w:val="22"/>
                <w:szCs w:val="22"/>
              </w:rPr>
              <w:t xml:space="preserve"> ou diagrama de blocos da função (FDB); Com Cabo de Programação USB.   Referência: Marca WEG, Modelo CLIC CLW-02/20VR-D 3RD</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6CD45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1A801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636FA0" w:rsidRPr="008644AF" w14:paraId="2241FF00" w14:textId="77777777" w:rsidTr="00565925">
        <w:trPr>
          <w:trHeight w:val="315"/>
        </w:trPr>
        <w:tc>
          <w:tcPr>
            <w:tcW w:w="8628" w:type="dxa"/>
            <w:gridSpan w:val="5"/>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7A41B573" w14:textId="18C2EE82" w:rsidR="00636FA0" w:rsidRPr="008644AF" w:rsidRDefault="00636FA0" w:rsidP="00636FA0">
            <w:pPr>
              <w:rPr>
                <w:rFonts w:ascii="Calibri" w:hAnsi="Calibri"/>
                <w:color w:val="000000"/>
                <w:sz w:val="22"/>
                <w:szCs w:val="22"/>
              </w:rPr>
            </w:pPr>
            <w:r w:rsidRPr="008644AF">
              <w:rPr>
                <w:rFonts w:ascii="Calibri" w:hAnsi="Calibri"/>
                <w:b/>
                <w:bCs/>
                <w:sz w:val="22"/>
                <w:szCs w:val="22"/>
              </w:rPr>
              <w:t>Total Lote 2</w:t>
            </w:r>
          </w:p>
        </w:tc>
        <w:tc>
          <w:tcPr>
            <w:tcW w:w="1418" w:type="dxa"/>
            <w:tcBorders>
              <w:top w:val="nil"/>
              <w:left w:val="nil"/>
              <w:bottom w:val="single" w:sz="8" w:space="0" w:color="auto"/>
              <w:right w:val="single" w:sz="8" w:space="0" w:color="auto"/>
            </w:tcBorders>
            <w:shd w:val="clear" w:color="000000" w:fill="FFFFFF"/>
            <w:vAlign w:val="center"/>
          </w:tcPr>
          <w:p w14:paraId="2066C937" w14:textId="40021F41" w:rsidR="00636FA0" w:rsidRPr="008644AF" w:rsidRDefault="00636FA0" w:rsidP="00636FA0">
            <w:pPr>
              <w:rPr>
                <w:rFonts w:ascii="Calibri" w:hAnsi="Calibri"/>
                <w:color w:val="000000"/>
                <w:sz w:val="22"/>
                <w:szCs w:val="22"/>
              </w:rPr>
            </w:pPr>
            <w:r w:rsidRPr="008644AF">
              <w:rPr>
                <w:rFonts w:ascii="Calibri" w:hAnsi="Calibri"/>
                <w:color w:val="000000"/>
                <w:sz w:val="22"/>
                <w:szCs w:val="22"/>
              </w:rPr>
              <w:t xml:space="preserve">  R$</w:t>
            </w:r>
          </w:p>
        </w:tc>
      </w:tr>
    </w:tbl>
    <w:p w14:paraId="22546C99" w14:textId="4DFD3724"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62935B23" w14:textId="63ADC38E" w:rsidR="00E22A8B" w:rsidRDefault="00E22A8B" w:rsidP="00DA0FA8">
      <w:pPr>
        <w:autoSpaceDE w:val="0"/>
        <w:autoSpaceDN w:val="0"/>
        <w:adjustRightInd w:val="0"/>
        <w:spacing w:line="360" w:lineRule="auto"/>
        <w:jc w:val="both"/>
        <w:rPr>
          <w:rFonts w:ascii="Tahoma" w:hAnsi="Tahoma" w:cs="Tahoma"/>
          <w:sz w:val="22"/>
          <w:szCs w:val="22"/>
        </w:rPr>
      </w:pPr>
    </w:p>
    <w:p w14:paraId="0E3F81FB" w14:textId="77777777" w:rsidR="00DA0FA8" w:rsidRDefault="00DA0FA8" w:rsidP="00DA0FA8">
      <w:pPr>
        <w:autoSpaceDE w:val="0"/>
        <w:autoSpaceDN w:val="0"/>
        <w:adjustRightInd w:val="0"/>
        <w:spacing w:line="360" w:lineRule="auto"/>
        <w:jc w:val="both"/>
        <w:rPr>
          <w:rFonts w:ascii="Tahoma" w:hAnsi="Tahoma" w:cs="Tahoma"/>
          <w:sz w:val="22"/>
          <w:szCs w:val="22"/>
        </w:rPr>
      </w:pPr>
    </w:p>
    <w:p w14:paraId="363757F9" w14:textId="77777777" w:rsidR="00E22A8B" w:rsidRDefault="00E22A8B" w:rsidP="00210E28">
      <w:pPr>
        <w:autoSpaceDE w:val="0"/>
        <w:autoSpaceDN w:val="0"/>
        <w:adjustRightInd w:val="0"/>
        <w:spacing w:line="360" w:lineRule="auto"/>
        <w:ind w:firstLine="708"/>
        <w:jc w:val="both"/>
        <w:rPr>
          <w:rFonts w:ascii="Tahoma" w:hAnsi="Tahoma" w:cs="Tahoma"/>
          <w:sz w:val="22"/>
          <w:szCs w:val="22"/>
        </w:rPr>
      </w:pPr>
    </w:p>
    <w:p w14:paraId="565FFEEB" w14:textId="77777777" w:rsidR="009171C2" w:rsidRPr="00B042CA" w:rsidRDefault="009171C2" w:rsidP="009171C2">
      <w:pPr>
        <w:jc w:val="both"/>
        <w:rPr>
          <w:rFonts w:ascii="Tahoma" w:hAnsi="Tahoma" w:cs="Tahoma"/>
          <w:b/>
          <w:sz w:val="22"/>
          <w:szCs w:val="22"/>
        </w:rPr>
      </w:pPr>
      <w:r w:rsidRPr="00B042CA">
        <w:rPr>
          <w:rFonts w:ascii="Tahoma" w:hAnsi="Tahoma" w:cs="Tahoma"/>
          <w:b/>
          <w:sz w:val="22"/>
          <w:szCs w:val="22"/>
        </w:rPr>
        <w:t xml:space="preserve">10 – Adequação Orçamentária </w:t>
      </w:r>
    </w:p>
    <w:p w14:paraId="3BC36EE4" w14:textId="77777777" w:rsidR="009171C2" w:rsidRDefault="009171C2" w:rsidP="009171C2">
      <w:pPr>
        <w:jc w:val="both"/>
        <w:rPr>
          <w:rFonts w:ascii="Tahoma" w:hAnsi="Tahoma" w:cs="Tahoma"/>
          <w:sz w:val="22"/>
          <w:szCs w:val="22"/>
        </w:rPr>
      </w:pPr>
    </w:p>
    <w:p w14:paraId="64F7726F" w14:textId="2BE68451" w:rsidR="00FE0CB0" w:rsidRDefault="009171C2" w:rsidP="00340828">
      <w:pPr>
        <w:spacing w:line="360" w:lineRule="auto"/>
        <w:ind w:firstLine="708"/>
        <w:jc w:val="both"/>
        <w:rPr>
          <w:rFonts w:ascii="Tahoma" w:hAnsi="Tahoma" w:cs="Tahoma"/>
          <w:sz w:val="22"/>
          <w:szCs w:val="22"/>
        </w:rPr>
      </w:pPr>
      <w:r w:rsidRPr="00B042CA">
        <w:rPr>
          <w:rFonts w:ascii="Tahoma" w:hAnsi="Tahoma" w:cs="Tahoma"/>
          <w:sz w:val="22"/>
          <w:szCs w:val="22"/>
        </w:rPr>
        <w:t xml:space="preserve">As despesas decorrentes da presente contratação correrão à conta de recursos específicos consignados no Orçamento da </w:t>
      </w:r>
      <w:proofErr w:type="spellStart"/>
      <w:r w:rsidRPr="00B042CA">
        <w:rPr>
          <w:rFonts w:ascii="Tahoma" w:hAnsi="Tahoma" w:cs="Tahoma"/>
          <w:sz w:val="22"/>
          <w:szCs w:val="22"/>
        </w:rPr>
        <w:t>Alesp</w:t>
      </w:r>
      <w:proofErr w:type="spellEnd"/>
      <w:r w:rsidR="00F81214">
        <w:rPr>
          <w:rFonts w:ascii="Tahoma" w:hAnsi="Tahoma" w:cs="Tahoma"/>
          <w:sz w:val="22"/>
          <w:szCs w:val="22"/>
        </w:rPr>
        <w:t>.</w:t>
      </w:r>
    </w:p>
    <w:p w14:paraId="456EE19B" w14:textId="49D1CA67" w:rsidR="00F81214" w:rsidRDefault="00F81214" w:rsidP="00340828">
      <w:pPr>
        <w:spacing w:line="360" w:lineRule="auto"/>
        <w:ind w:firstLine="708"/>
        <w:jc w:val="both"/>
        <w:rPr>
          <w:rFonts w:ascii="Tahoma" w:hAnsi="Tahoma" w:cs="Tahoma"/>
          <w:sz w:val="22"/>
          <w:szCs w:val="22"/>
        </w:rPr>
      </w:pPr>
    </w:p>
    <w:p w14:paraId="3E61F848" w14:textId="356A2305" w:rsidR="00F81214" w:rsidRDefault="00F81214" w:rsidP="00340828">
      <w:pPr>
        <w:spacing w:line="360" w:lineRule="auto"/>
        <w:ind w:firstLine="708"/>
        <w:jc w:val="both"/>
        <w:rPr>
          <w:rFonts w:ascii="Tahoma" w:hAnsi="Tahoma" w:cs="Tahoma"/>
          <w:sz w:val="22"/>
          <w:szCs w:val="22"/>
        </w:rPr>
      </w:pPr>
    </w:p>
    <w:p w14:paraId="43CE506E" w14:textId="5CF06F17" w:rsidR="00DA0FA8" w:rsidRDefault="00DA0FA8" w:rsidP="00340828">
      <w:pPr>
        <w:spacing w:line="360" w:lineRule="auto"/>
        <w:ind w:firstLine="708"/>
        <w:jc w:val="both"/>
        <w:rPr>
          <w:rFonts w:ascii="Tahoma" w:hAnsi="Tahoma" w:cs="Tahoma"/>
          <w:sz w:val="22"/>
          <w:szCs w:val="22"/>
        </w:rPr>
      </w:pPr>
    </w:p>
    <w:p w14:paraId="0EE2AB1D" w14:textId="77777777" w:rsidR="00DA0FA8" w:rsidRDefault="00DA0FA8" w:rsidP="00340828">
      <w:pPr>
        <w:spacing w:line="360" w:lineRule="auto"/>
        <w:ind w:firstLine="708"/>
        <w:jc w:val="both"/>
        <w:rPr>
          <w:rFonts w:ascii="Tahoma" w:hAnsi="Tahoma" w:cs="Tahoma"/>
          <w:sz w:val="22"/>
          <w:szCs w:val="22"/>
        </w:rPr>
      </w:pPr>
    </w:p>
    <w:p w14:paraId="3048D70A" w14:textId="544C3849" w:rsidR="004B4E7C" w:rsidRDefault="004B4E7C" w:rsidP="00340828">
      <w:pPr>
        <w:spacing w:line="360" w:lineRule="auto"/>
        <w:ind w:firstLine="708"/>
        <w:jc w:val="both"/>
        <w:rPr>
          <w:rFonts w:ascii="Tahoma" w:hAnsi="Tahoma" w:cs="Tahoma"/>
          <w:sz w:val="22"/>
          <w:szCs w:val="22"/>
        </w:rPr>
      </w:pPr>
    </w:p>
    <w:p w14:paraId="0B183685" w14:textId="3AF0324E" w:rsidR="00462203" w:rsidRDefault="00462203" w:rsidP="00340828">
      <w:pPr>
        <w:spacing w:line="360" w:lineRule="auto"/>
        <w:ind w:firstLine="708"/>
        <w:jc w:val="both"/>
        <w:rPr>
          <w:rFonts w:ascii="Tahoma" w:hAnsi="Tahoma" w:cs="Tahoma"/>
          <w:sz w:val="22"/>
          <w:szCs w:val="22"/>
        </w:rPr>
      </w:pPr>
    </w:p>
    <w:p w14:paraId="2BC6B7B3" w14:textId="01820DF2" w:rsidR="00462203" w:rsidRDefault="00462203" w:rsidP="00340828">
      <w:pPr>
        <w:spacing w:line="360" w:lineRule="auto"/>
        <w:ind w:firstLine="708"/>
        <w:jc w:val="both"/>
        <w:rPr>
          <w:rFonts w:ascii="Tahoma" w:hAnsi="Tahoma" w:cs="Tahoma"/>
          <w:sz w:val="22"/>
          <w:szCs w:val="22"/>
        </w:rPr>
      </w:pPr>
    </w:p>
    <w:p w14:paraId="755DAE10" w14:textId="25EBA203" w:rsidR="00462203" w:rsidRDefault="00462203" w:rsidP="00340828">
      <w:pPr>
        <w:spacing w:line="360" w:lineRule="auto"/>
        <w:ind w:firstLine="708"/>
        <w:jc w:val="both"/>
        <w:rPr>
          <w:rFonts w:ascii="Tahoma" w:hAnsi="Tahoma" w:cs="Tahoma"/>
          <w:sz w:val="22"/>
          <w:szCs w:val="22"/>
        </w:rPr>
      </w:pPr>
    </w:p>
    <w:p w14:paraId="5BB31864" w14:textId="00BBA33A" w:rsidR="00462203" w:rsidRDefault="00462203" w:rsidP="00340828">
      <w:pPr>
        <w:spacing w:line="360" w:lineRule="auto"/>
        <w:ind w:firstLine="708"/>
        <w:jc w:val="both"/>
        <w:rPr>
          <w:rFonts w:ascii="Tahoma" w:hAnsi="Tahoma" w:cs="Tahoma"/>
          <w:sz w:val="22"/>
          <w:szCs w:val="22"/>
        </w:rPr>
      </w:pPr>
    </w:p>
    <w:p w14:paraId="397194F4" w14:textId="556C26E9" w:rsidR="00462203" w:rsidRDefault="00462203" w:rsidP="00340828">
      <w:pPr>
        <w:spacing w:line="360" w:lineRule="auto"/>
        <w:ind w:firstLine="708"/>
        <w:jc w:val="both"/>
        <w:rPr>
          <w:rFonts w:ascii="Tahoma" w:hAnsi="Tahoma" w:cs="Tahoma"/>
          <w:sz w:val="22"/>
          <w:szCs w:val="22"/>
        </w:rPr>
      </w:pPr>
    </w:p>
    <w:p w14:paraId="311DAEE2" w14:textId="5ACADFB4" w:rsidR="00462203" w:rsidRDefault="00462203" w:rsidP="00340828">
      <w:pPr>
        <w:spacing w:line="360" w:lineRule="auto"/>
        <w:ind w:firstLine="708"/>
        <w:jc w:val="both"/>
        <w:rPr>
          <w:rFonts w:ascii="Tahoma" w:hAnsi="Tahoma" w:cs="Tahoma"/>
          <w:sz w:val="22"/>
          <w:szCs w:val="22"/>
        </w:rPr>
      </w:pPr>
    </w:p>
    <w:p w14:paraId="33F4E0CC" w14:textId="5460B4DF" w:rsidR="00462203" w:rsidRDefault="00462203" w:rsidP="00340828">
      <w:pPr>
        <w:spacing w:line="360" w:lineRule="auto"/>
        <w:ind w:firstLine="708"/>
        <w:jc w:val="both"/>
        <w:rPr>
          <w:rFonts w:ascii="Tahoma" w:hAnsi="Tahoma" w:cs="Tahoma"/>
          <w:sz w:val="22"/>
          <w:szCs w:val="22"/>
        </w:rPr>
      </w:pPr>
    </w:p>
    <w:p w14:paraId="1D07A2C9" w14:textId="77777777" w:rsidR="00462203" w:rsidRDefault="00462203" w:rsidP="00340828">
      <w:pPr>
        <w:spacing w:line="360" w:lineRule="auto"/>
        <w:ind w:firstLine="708"/>
        <w:jc w:val="both"/>
        <w:rPr>
          <w:rFonts w:ascii="Tahoma" w:hAnsi="Tahoma" w:cs="Tahoma"/>
          <w:sz w:val="22"/>
          <w:szCs w:val="22"/>
        </w:rPr>
      </w:pPr>
    </w:p>
    <w:p w14:paraId="49C2F10B" w14:textId="77777777" w:rsidR="00F81214" w:rsidRDefault="00F81214" w:rsidP="00340828">
      <w:pPr>
        <w:spacing w:line="360" w:lineRule="auto"/>
        <w:ind w:firstLine="708"/>
        <w:jc w:val="both"/>
        <w:rPr>
          <w:rFonts w:ascii="Tahoma" w:hAnsi="Tahoma" w:cs="Tahoma"/>
          <w:sz w:val="22"/>
          <w:szCs w:val="22"/>
        </w:rPr>
      </w:pPr>
    </w:p>
    <w:p w14:paraId="45E1B204" w14:textId="77777777" w:rsidR="007F1719" w:rsidRDefault="007F1719" w:rsidP="008F0FC7">
      <w:pPr>
        <w:spacing w:line="360" w:lineRule="auto"/>
        <w:jc w:val="both"/>
        <w:rPr>
          <w:rFonts w:ascii="Tahoma" w:hAnsi="Tahoma" w:cs="Tahoma"/>
          <w:sz w:val="22"/>
          <w:szCs w:val="22"/>
        </w:rPr>
      </w:pPr>
    </w:p>
    <w:bookmarkEnd w:id="0"/>
    <w:p w14:paraId="53E01F81" w14:textId="20DF90E5" w:rsidR="00DA0FA8" w:rsidRPr="00210718" w:rsidRDefault="00DA0FA8" w:rsidP="00DA0FA8">
      <w:pPr>
        <w:rPr>
          <w:rFonts w:ascii="Tahoma" w:hAnsi="Tahoma" w:cs="Tahoma"/>
          <w:sz w:val="20"/>
          <w:szCs w:val="20"/>
        </w:rPr>
      </w:pPr>
      <w:r>
        <w:rPr>
          <w:rFonts w:ascii="Tahoma" w:hAnsi="Tahoma" w:cs="Tahoma"/>
          <w:sz w:val="20"/>
          <w:szCs w:val="20"/>
        </w:rPr>
        <w:lastRenderedPageBreak/>
        <w:t>Elaborado em 2</w:t>
      </w:r>
      <w:r w:rsidR="00462203">
        <w:rPr>
          <w:rFonts w:ascii="Tahoma" w:hAnsi="Tahoma" w:cs="Tahoma"/>
          <w:sz w:val="20"/>
          <w:szCs w:val="20"/>
        </w:rPr>
        <w:t>2</w:t>
      </w:r>
      <w:bookmarkStart w:id="8" w:name="_GoBack"/>
      <w:bookmarkEnd w:id="8"/>
      <w:r>
        <w:rPr>
          <w:rFonts w:ascii="Tahoma" w:hAnsi="Tahoma" w:cs="Tahoma"/>
          <w:sz w:val="20"/>
          <w:szCs w:val="20"/>
        </w:rPr>
        <w:t>/10/2025</w:t>
      </w:r>
      <w:r w:rsidRPr="00210718">
        <w:rPr>
          <w:rFonts w:ascii="Tahoma" w:hAnsi="Tahoma" w:cs="Tahoma"/>
          <w:sz w:val="20"/>
          <w:szCs w:val="20"/>
        </w:rPr>
        <w:t xml:space="preserve"> por:</w:t>
      </w:r>
    </w:p>
    <w:p w14:paraId="5825827C" w14:textId="77777777" w:rsidR="00DA0FA8" w:rsidRPr="00210718" w:rsidRDefault="00DA0FA8" w:rsidP="00DA0FA8">
      <w:pPr>
        <w:jc w:val="both"/>
        <w:rPr>
          <w:rFonts w:ascii="Tahoma" w:hAnsi="Tahoma" w:cs="Tahoma"/>
          <w:sz w:val="20"/>
          <w:szCs w:val="20"/>
        </w:rPr>
      </w:pPr>
      <w:r>
        <w:rPr>
          <w:rFonts w:ascii="Tahoma" w:hAnsi="Tahoma" w:cs="Tahoma"/>
          <w:sz w:val="20"/>
          <w:szCs w:val="20"/>
        </w:rPr>
        <w:t>Renato Nogueira da Silva</w:t>
      </w:r>
    </w:p>
    <w:p w14:paraId="320BBB18" w14:textId="77777777" w:rsidR="00DA0FA8" w:rsidRPr="00210718" w:rsidRDefault="00DA0FA8" w:rsidP="00DA0FA8">
      <w:pPr>
        <w:jc w:val="both"/>
        <w:rPr>
          <w:rFonts w:ascii="Tahoma" w:hAnsi="Tahoma" w:cs="Tahoma"/>
          <w:sz w:val="20"/>
          <w:szCs w:val="20"/>
        </w:rPr>
      </w:pPr>
      <w:r>
        <w:rPr>
          <w:rFonts w:ascii="Tahoma" w:hAnsi="Tahoma" w:cs="Tahoma"/>
          <w:sz w:val="20"/>
          <w:szCs w:val="20"/>
        </w:rPr>
        <w:t>Técnico Legislativo</w:t>
      </w:r>
    </w:p>
    <w:p w14:paraId="07155EB7" w14:textId="77777777" w:rsidR="00DA0FA8" w:rsidRPr="00210718" w:rsidRDefault="00DA0FA8" w:rsidP="00DA0FA8">
      <w:pPr>
        <w:jc w:val="both"/>
        <w:rPr>
          <w:rFonts w:ascii="Tahoma" w:hAnsi="Tahoma" w:cs="Tahoma"/>
          <w:sz w:val="20"/>
          <w:szCs w:val="20"/>
        </w:rPr>
      </w:pPr>
      <w:r w:rsidRPr="00210718">
        <w:rPr>
          <w:rFonts w:ascii="Tahoma" w:hAnsi="Tahoma" w:cs="Tahoma"/>
          <w:sz w:val="20"/>
          <w:szCs w:val="20"/>
        </w:rPr>
        <w:t xml:space="preserve">Matrícula </w:t>
      </w:r>
      <w:r>
        <w:rPr>
          <w:rFonts w:ascii="Tahoma" w:hAnsi="Tahoma" w:cs="Tahoma"/>
          <w:sz w:val="20"/>
          <w:szCs w:val="20"/>
        </w:rPr>
        <w:t>31</w:t>
      </w:r>
      <w:r w:rsidRPr="00210718">
        <w:rPr>
          <w:rFonts w:ascii="Tahoma" w:hAnsi="Tahoma" w:cs="Tahoma"/>
          <w:sz w:val="20"/>
          <w:szCs w:val="20"/>
        </w:rPr>
        <w:t>.</w:t>
      </w:r>
      <w:r>
        <w:rPr>
          <w:rFonts w:ascii="Tahoma" w:hAnsi="Tahoma" w:cs="Tahoma"/>
          <w:sz w:val="20"/>
          <w:szCs w:val="20"/>
        </w:rPr>
        <w:t>192</w:t>
      </w:r>
    </w:p>
    <w:p w14:paraId="716E70DB" w14:textId="5B4DD48E" w:rsidR="007F1719" w:rsidRPr="00210718" w:rsidRDefault="007F1719" w:rsidP="00DA0FA8">
      <w:pPr>
        <w:rPr>
          <w:rFonts w:ascii="Tahoma" w:hAnsi="Tahoma" w:cs="Tahoma"/>
          <w:sz w:val="20"/>
          <w:szCs w:val="20"/>
        </w:rPr>
      </w:pPr>
    </w:p>
    <w:sectPr w:rsidR="007F1719" w:rsidRPr="00210718" w:rsidSect="00382B21">
      <w:headerReference w:type="even" r:id="rId47"/>
      <w:headerReference w:type="default" r:id="rId48"/>
      <w:footerReference w:type="even" r:id="rId49"/>
      <w:footerReference w:type="default" r:id="rId50"/>
      <w:headerReference w:type="first" r:id="rId51"/>
      <w:footerReference w:type="first" r:id="rId52"/>
      <w:pgSz w:w="11906" w:h="16838"/>
      <w:pgMar w:top="2977" w:right="1701" w:bottom="1417" w:left="1701" w:header="708" w:footer="6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utor" w:initials="A">
    <w:p w14:paraId="5748333E" w14:textId="77777777" w:rsidR="00565925" w:rsidRDefault="00565925" w:rsidP="00C20B1A">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2" w:author="Autor" w:initials="A">
    <w:p w14:paraId="3D4CE6CD" w14:textId="28F8673D" w:rsidR="00565925" w:rsidRDefault="00565925" w:rsidP="00490FB8">
      <w:r w:rsidRPr="5E08E88D">
        <w:rPr>
          <w:b/>
          <w:bCs/>
          <w:i/>
          <w:iCs/>
        </w:rPr>
        <w:t xml:space="preserve">Nota Explicativa 1: </w:t>
      </w:r>
      <w:r w:rsidRPr="5E08E88D">
        <w:rPr>
          <w:i/>
          <w:iCs/>
        </w:rPr>
        <w:t>Os requisitos da contratação deverão ser registrados nos Sistemas TR DIGITAL E ETP DIGITAL, nos termos do art. 9º, inciso IV da IN Seges/ME nº 81, de 2022 e art. 9º, inciso II, da Instrução Normativa Seges/ME nº 58, e 2022.</w:t>
      </w:r>
      <w:r>
        <w:annotationRef/>
      </w:r>
    </w:p>
    <w:p w14:paraId="4A3F13F3" w14:textId="77777777" w:rsidR="00565925" w:rsidRDefault="00565925" w:rsidP="00490FB8"/>
    <w:p w14:paraId="70ED2412" w14:textId="77777777" w:rsidR="00565925" w:rsidRDefault="00565925" w:rsidP="00490FB8">
      <w:r w:rsidRPr="5E08E88D">
        <w:rPr>
          <w:b/>
          <w:bCs/>
          <w:i/>
          <w:iCs/>
        </w:rPr>
        <w:t xml:space="preserve">Nota Explicativa 2: </w:t>
      </w:r>
      <w:r w:rsidRPr="5E08E88D">
        <w:rPr>
          <w:i/>
          <w:iCs/>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neste</w:t>
      </w:r>
    </w:p>
    <w:p w14:paraId="548DBBBA" w14:textId="77777777" w:rsidR="00565925" w:rsidRDefault="00565925" w:rsidP="00490FB8">
      <w:r w:rsidRPr="5E08E88D">
        <w:rPr>
          <w:i/>
          <w:iCs/>
        </w:rPr>
        <w:t>TR (CRITÉRIOS DE SELEÇÃO DO FORNECEDOR) de modo que sua inclusão aqui seria redundante.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48333E" w15:done="0"/>
  <w15:commentEx w15:paraId="548DBB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48333E" w16cid:durableId="274B3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F3A8D3" w14:textId="77777777" w:rsidR="00B60AB9" w:rsidRDefault="00B60AB9" w:rsidP="00DA788F">
      <w:r>
        <w:separator/>
      </w:r>
    </w:p>
  </w:endnote>
  <w:endnote w:type="continuationSeparator" w:id="0">
    <w:p w14:paraId="4E99A886" w14:textId="77777777" w:rsidR="00B60AB9" w:rsidRDefault="00B60AB9" w:rsidP="00DA7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C9FB8" w14:textId="77777777" w:rsidR="00B8598A" w:rsidRDefault="00B8598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894E5" w14:textId="44F0FD2A" w:rsidR="00565925" w:rsidRPr="00DA3188" w:rsidRDefault="00565925" w:rsidP="00B8598A">
    <w:pPr>
      <w:pStyle w:val="Rodap"/>
      <w:tabs>
        <w:tab w:val="clear" w:pos="8504"/>
        <w:tab w:val="left" w:pos="3018"/>
        <w:tab w:val="left" w:pos="4696"/>
      </w:tabs>
      <w:spacing w:before="120" w:after="60"/>
      <w:rPr>
        <w:rFonts w:ascii="Verdana" w:hAnsi="Verdana"/>
        <w:b/>
        <w:color w:val="41284B"/>
        <w:sz w:val="18"/>
        <w:szCs w:val="18"/>
      </w:rPr>
    </w:pPr>
    <w:bookmarkStart w:id="9" w:name="_Hlk212017473"/>
    <w:bookmarkStart w:id="10" w:name="_Hlk212017474"/>
    <w:r>
      <w:rPr>
        <w:noProof/>
        <w:lang w:eastAsia="pt-BR"/>
      </w:rPr>
      <w:drawing>
        <wp:anchor distT="0" distB="0" distL="114300" distR="114300" simplePos="0" relativeHeight="251663360" behindDoc="0" locked="0" layoutInCell="1" allowOverlap="1" wp14:anchorId="253B8F5A" wp14:editId="78F72CC2">
          <wp:simplePos x="0" y="0"/>
          <wp:positionH relativeFrom="column">
            <wp:posOffset>4648200</wp:posOffset>
          </wp:positionH>
          <wp:positionV relativeFrom="paragraph">
            <wp:posOffset>-4445</wp:posOffset>
          </wp:positionV>
          <wp:extent cx="1104900" cy="1104900"/>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Verdana" w:hAnsi="Verdana"/>
        <w:b/>
        <w:color w:val="41284B"/>
        <w:sz w:val="18"/>
        <w:szCs w:val="18"/>
      </w:rPr>
      <w:tab/>
    </w:r>
    <w:r w:rsidR="00B8598A">
      <w:rPr>
        <w:rFonts w:ascii="Verdana" w:hAnsi="Verdana"/>
        <w:b/>
        <w:color w:val="41284B"/>
        <w:sz w:val="18"/>
        <w:szCs w:val="18"/>
      </w:rPr>
      <w:tab/>
    </w:r>
    <w:r w:rsidR="00B8598A">
      <w:rPr>
        <w:rFonts w:ascii="Verdana" w:hAnsi="Verdana"/>
        <w:b/>
        <w:color w:val="41284B"/>
        <w:sz w:val="18"/>
        <w:szCs w:val="18"/>
      </w:rPr>
      <w:tab/>
    </w:r>
  </w:p>
  <w:p w14:paraId="1464DF73" w14:textId="77777777" w:rsidR="00565925" w:rsidRPr="00703150" w:rsidRDefault="00565925" w:rsidP="00977F71">
    <w:pPr>
      <w:pStyle w:val="Rodap"/>
      <w:spacing w:before="120" w:after="60"/>
      <w:rPr>
        <w:rFonts w:ascii="Verdana" w:hAnsi="Verdana"/>
        <w:b/>
        <w:color w:val="41284B"/>
        <w:sz w:val="16"/>
        <w:szCs w:val="16"/>
      </w:rPr>
    </w:pPr>
    <w:r>
      <w:rPr>
        <w:rFonts w:ascii="Verdana" w:hAnsi="Verdana"/>
        <w:b/>
        <w:color w:val="41284B"/>
        <w:sz w:val="16"/>
        <w:szCs w:val="16"/>
      </w:rPr>
      <w:t>DEPARTAMENTO DE INFRAESTRUTURA/DIVISÃO DE MANUTENÇÃO</w:t>
    </w:r>
  </w:p>
  <w:p w14:paraId="7CDCF279" w14:textId="77777777" w:rsidR="00565925" w:rsidRDefault="00565925" w:rsidP="00977F71">
    <w:pPr>
      <w:pStyle w:val="Rodap"/>
      <w:rPr>
        <w:rFonts w:ascii="Verdana" w:hAnsi="Verdana"/>
        <w:color w:val="41284B"/>
        <w:vertAlign w:val="superscript"/>
      </w:rPr>
    </w:pPr>
    <w:r w:rsidRPr="002876B7">
      <w:rPr>
        <w:rFonts w:ascii="Verdana" w:hAnsi="Verdana"/>
        <w:noProof/>
        <w:color w:val="41284B"/>
        <w:sz w:val="16"/>
        <w:szCs w:val="16"/>
      </w:rPr>
      <w:drawing>
        <wp:inline distT="0" distB="0" distL="0" distR="0" wp14:anchorId="3D7D101A" wp14:editId="01DF9894">
          <wp:extent cx="192405" cy="159896"/>
          <wp:effectExtent l="0" t="0" r="0" b="0"/>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3732" t="2414" r="82318" b="82727"/>
                  <a:stretch/>
                </pic:blipFill>
                <pic:spPr bwMode="auto">
                  <a:xfrm>
                    <a:off x="0" y="0"/>
                    <a:ext cx="192896"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79ED2527" wp14:editId="19B73CA3">
          <wp:extent cx="186690" cy="158750"/>
          <wp:effectExtent l="0" t="0" r="0" b="0"/>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722" t="2414" r="78417" b="82727"/>
                  <a:stretch/>
                </pic:blipFill>
                <pic:spPr bwMode="auto">
                  <a:xfrm>
                    <a:off x="0" y="0"/>
                    <a:ext cx="188518"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259E002D" wp14:editId="39797259">
          <wp:extent cx="184785" cy="157480"/>
          <wp:effectExtent l="0" t="0" r="0" b="0"/>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1634" t="2414" r="74515" b="82727"/>
                  <a:stretch/>
                </pic:blipFill>
                <pic:spPr bwMode="auto">
                  <a:xfrm>
                    <a:off x="0" y="0"/>
                    <a:ext cx="188099"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03249C6C" wp14:editId="2E9197C7">
          <wp:extent cx="183885" cy="159385"/>
          <wp:effectExtent l="0" t="0" r="0" b="0"/>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5667" t="2414" r="70546" b="82727"/>
                  <a:stretch/>
                </pic:blipFill>
                <pic:spPr bwMode="auto">
                  <a:xfrm>
                    <a:off x="0" y="0"/>
                    <a:ext cx="183885" cy="159385"/>
                  </a:xfrm>
                  <a:prstGeom prst="rect">
                    <a:avLst/>
                  </a:prstGeom>
                  <a:noFill/>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vertAlign w:val="superscript"/>
      </w:rPr>
      <w:t>/ASSEMBLEIASP</w:t>
    </w:r>
    <w:r>
      <w:rPr>
        <w:rFonts w:ascii="Verdana" w:hAnsi="Verdana"/>
        <w:color w:val="41284B"/>
        <w:sz w:val="24"/>
        <w:szCs w:val="24"/>
        <w:vertAlign w:val="superscript"/>
      </w:rPr>
      <w:t xml:space="preserve"> </w:t>
    </w:r>
    <w:r>
      <w:rPr>
        <w:rFonts w:ascii="Verdana" w:hAnsi="Verdana" w:cstheme="minorHAnsi"/>
        <w:b/>
        <w:noProof/>
        <w:color w:val="41284B"/>
        <w:sz w:val="16"/>
        <w:szCs w:val="16"/>
      </w:rPr>
      <w:drawing>
        <wp:inline distT="0" distB="0" distL="0" distR="0" wp14:anchorId="22787E25" wp14:editId="038C1B8D">
          <wp:extent cx="327229" cy="155575"/>
          <wp:effectExtent l="0" t="0" r="0" b="0"/>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46962" t="2643" r="46295" b="82911"/>
                  <a:stretch/>
                </pic:blipFill>
                <pic:spPr bwMode="auto">
                  <a:xfrm>
                    <a:off x="0" y="0"/>
                    <a:ext cx="329267" cy="156544"/>
                  </a:xfrm>
                  <a:prstGeom prst="rect">
                    <a:avLst/>
                  </a:prstGeom>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sz w:val="24"/>
        <w:szCs w:val="24"/>
        <w:vertAlign w:val="superscript"/>
      </w:rPr>
      <w:t xml:space="preserve"> </w:t>
    </w:r>
    <w:r>
      <w:rPr>
        <w:rFonts w:ascii="Verdana" w:hAnsi="Verdana"/>
        <w:color w:val="41284B"/>
        <w:vertAlign w:val="superscript"/>
      </w:rPr>
      <w:t>WWW.AL.SP.GOV.BR</w:t>
    </w:r>
  </w:p>
  <w:p w14:paraId="434F18E6" w14:textId="77777777" w:rsidR="00565925" w:rsidRDefault="00565925" w:rsidP="00977F71">
    <w:pPr>
      <w:pStyle w:val="Rodap"/>
      <w:rPr>
        <w:rFonts w:ascii="Verdana" w:hAnsi="Verdana"/>
        <w:color w:val="41284B"/>
        <w:vertAlign w:val="superscript"/>
      </w:rPr>
    </w:pPr>
    <w:r>
      <w:rPr>
        <w:noProof/>
      </w:rPr>
      <w:drawing>
        <wp:inline distT="0" distB="0" distL="0" distR="0" wp14:anchorId="310995FD" wp14:editId="57CBD35D">
          <wp:extent cx="161925" cy="142875"/>
          <wp:effectExtent l="0" t="0" r="9525" b="9525"/>
          <wp:docPr id="293" name="Imagem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l="13686" t="21954" r="82613" b="64600"/>
                  <a:stretch>
                    <a:fillRect/>
                  </a:stretch>
                </pic:blipFill>
                <pic:spPr bwMode="auto">
                  <a:xfrm>
                    <a:off x="0" y="0"/>
                    <a:ext cx="161925" cy="142875"/>
                  </a:xfrm>
                  <a:prstGeom prst="rect">
                    <a:avLst/>
                  </a:prstGeom>
                  <a:noFill/>
                  <a:ln>
                    <a:noFill/>
                  </a:ln>
                </pic:spPr>
              </pic:pic>
            </a:graphicData>
          </a:graphic>
        </wp:inline>
      </w:drawing>
    </w:r>
    <w:r w:rsidRPr="001C6F6D">
      <w:rPr>
        <w:rFonts w:ascii="Verdana" w:hAnsi="Verdana"/>
        <w:color w:val="41284B"/>
        <w:vertAlign w:val="superscript"/>
      </w:rPr>
      <w:t xml:space="preserve"> A</w:t>
    </w:r>
    <w:r>
      <w:rPr>
        <w:rFonts w:ascii="Verdana" w:hAnsi="Verdana"/>
        <w:color w:val="41284B"/>
        <w:vertAlign w:val="superscript"/>
      </w:rPr>
      <w:t xml:space="preserve">V. PEDRO ÁLVARES CABRAL, 201 – SL S17 - SÃO PAULO – SP </w:t>
    </w:r>
    <w:r>
      <w:rPr>
        <w:rFonts w:ascii="Verdana" w:hAnsi="Verdana" w:cstheme="minorHAnsi"/>
        <w:b/>
        <w:noProof/>
        <w:color w:val="41284B"/>
        <w:sz w:val="16"/>
        <w:szCs w:val="16"/>
      </w:rPr>
      <w:drawing>
        <wp:inline distT="0" distB="0" distL="0" distR="0" wp14:anchorId="4178896D" wp14:editId="483CF0FD">
          <wp:extent cx="319460" cy="147955"/>
          <wp:effectExtent l="0" t="0" r="0" b="4445"/>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74550" t="2819" r="18829" b="83361"/>
                  <a:stretch/>
                </pic:blipFill>
                <pic:spPr bwMode="auto">
                  <a:xfrm>
                    <a:off x="0" y="0"/>
                    <a:ext cx="323342" cy="149753"/>
                  </a:xfrm>
                  <a:prstGeom prst="rect">
                    <a:avLst/>
                  </a:prstGeom>
                  <a:ln>
                    <a:noFill/>
                  </a:ln>
                  <a:extLst>
                    <a:ext uri="{53640926-AAD7-44D8-BBD7-CCE9431645EC}">
                      <a14:shadowObscured xmlns:a14="http://schemas.microsoft.com/office/drawing/2010/main"/>
                    </a:ext>
                  </a:extLst>
                </pic:spPr>
              </pic:pic>
            </a:graphicData>
          </a:graphic>
        </wp:inline>
      </w:drawing>
    </w:r>
    <w:r>
      <w:rPr>
        <w:rFonts w:ascii="Verdana" w:hAnsi="Verdana"/>
        <w:color w:val="41284B"/>
        <w:vertAlign w:val="superscript"/>
      </w:rPr>
      <w:t>(11)3886-6324</w:t>
    </w:r>
  </w:p>
  <w:bookmarkEnd w:id="9"/>
  <w:bookmarkEnd w:id="10"/>
  <w:p w14:paraId="4C7AFCA8" w14:textId="77777777" w:rsidR="00565925" w:rsidRPr="00DA3188" w:rsidRDefault="00565925" w:rsidP="00977F71">
    <w:pPr>
      <w:pStyle w:val="Rodap"/>
      <w:rPr>
        <w:rFonts w:ascii="Verdana" w:hAnsi="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B314B" w14:textId="77777777" w:rsidR="00B8598A" w:rsidRDefault="00B859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6F849C" w14:textId="77777777" w:rsidR="00B60AB9" w:rsidRDefault="00B60AB9" w:rsidP="00DA788F">
      <w:r>
        <w:separator/>
      </w:r>
    </w:p>
  </w:footnote>
  <w:footnote w:type="continuationSeparator" w:id="0">
    <w:p w14:paraId="2A09CE29" w14:textId="77777777" w:rsidR="00B60AB9" w:rsidRDefault="00B60AB9" w:rsidP="00DA7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2BAEA" w14:textId="77777777" w:rsidR="00B8598A" w:rsidRDefault="00B8598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D8AD0" w14:textId="55427430" w:rsidR="00565925" w:rsidRDefault="00565925" w:rsidP="00977F71">
    <w:pPr>
      <w:pStyle w:val="Cabealho"/>
    </w:pPr>
    <w:r>
      <w:rPr>
        <w:noProof/>
      </w:rPr>
      <w:drawing>
        <wp:anchor distT="0" distB="0" distL="114300" distR="114300" simplePos="0" relativeHeight="251661312" behindDoc="0" locked="0" layoutInCell="1" allowOverlap="1" wp14:anchorId="75332E97" wp14:editId="478F5FAD">
          <wp:simplePos x="0" y="0"/>
          <wp:positionH relativeFrom="column">
            <wp:posOffset>-407290</wp:posOffset>
          </wp:positionH>
          <wp:positionV relativeFrom="paragraph">
            <wp:posOffset>131445</wp:posOffset>
          </wp:positionV>
          <wp:extent cx="1928373" cy="1047600"/>
          <wp:effectExtent l="0" t="0" r="0" b="635"/>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asãoDocColor.png"/>
                  <pic:cNvPicPr/>
                </pic:nvPicPr>
                <pic:blipFill>
                  <a:blip r:embed="rId1">
                    <a:extLst>
                      <a:ext uri="{28A0092B-C50C-407E-A947-70E740481C1C}">
                        <a14:useLocalDpi xmlns:a14="http://schemas.microsoft.com/office/drawing/2010/main" val="0"/>
                      </a:ext>
                    </a:extLst>
                  </a:blip>
                  <a:stretch>
                    <a:fillRect/>
                  </a:stretch>
                </pic:blipFill>
                <pic:spPr>
                  <a:xfrm>
                    <a:off x="0" y="0"/>
                    <a:ext cx="1928373" cy="1047600"/>
                  </a:xfrm>
                  <a:prstGeom prst="rect">
                    <a:avLst/>
                  </a:prstGeom>
                </pic:spPr>
              </pic:pic>
            </a:graphicData>
          </a:graphic>
          <wp14:sizeRelH relativeFrom="page">
            <wp14:pctWidth>0</wp14:pctWidth>
          </wp14:sizeRelH>
          <wp14:sizeRelV relativeFrom="page">
            <wp14:pctHeight>0</wp14:pctHeight>
          </wp14:sizeRelV>
        </wp:anchor>
      </w:drawing>
    </w:r>
  </w:p>
  <w:p w14:paraId="51A5DE29" w14:textId="3C5DDE71" w:rsidR="00565925" w:rsidRDefault="0056592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1185E1" w14:textId="77777777" w:rsidR="00B8598A" w:rsidRDefault="00B8598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C8D2C7A8"/>
    <w:lvl w:ilvl="0">
      <w:numFmt w:val="bullet"/>
      <w:lvlText w:val="*"/>
      <w:lvlJc w:val="left"/>
    </w:lvl>
  </w:abstractNum>
  <w:abstractNum w:abstractNumId="1" w15:restartNumberingAfterBreak="0">
    <w:nsid w:val="075C728A"/>
    <w:multiLevelType w:val="hybridMultilevel"/>
    <w:tmpl w:val="CF3821AA"/>
    <w:lvl w:ilvl="0" w:tplc="04160001">
      <w:start w:val="1"/>
      <w:numFmt w:val="bullet"/>
      <w:lvlText w:val=""/>
      <w:lvlJc w:val="left"/>
      <w:pPr>
        <w:ind w:left="1431" w:hanging="360"/>
      </w:pPr>
      <w:rPr>
        <w:rFonts w:ascii="Symbol" w:hAnsi="Symbol" w:hint="default"/>
      </w:rPr>
    </w:lvl>
    <w:lvl w:ilvl="1" w:tplc="04160003" w:tentative="1">
      <w:start w:val="1"/>
      <w:numFmt w:val="bullet"/>
      <w:lvlText w:val="o"/>
      <w:lvlJc w:val="left"/>
      <w:pPr>
        <w:ind w:left="2151" w:hanging="360"/>
      </w:pPr>
      <w:rPr>
        <w:rFonts w:ascii="Courier New" w:hAnsi="Courier New" w:cs="Courier New" w:hint="default"/>
      </w:rPr>
    </w:lvl>
    <w:lvl w:ilvl="2" w:tplc="04160005" w:tentative="1">
      <w:start w:val="1"/>
      <w:numFmt w:val="bullet"/>
      <w:lvlText w:val=""/>
      <w:lvlJc w:val="left"/>
      <w:pPr>
        <w:ind w:left="2871" w:hanging="360"/>
      </w:pPr>
      <w:rPr>
        <w:rFonts w:ascii="Wingdings" w:hAnsi="Wingdings" w:hint="default"/>
      </w:rPr>
    </w:lvl>
    <w:lvl w:ilvl="3" w:tplc="04160001" w:tentative="1">
      <w:start w:val="1"/>
      <w:numFmt w:val="bullet"/>
      <w:lvlText w:val=""/>
      <w:lvlJc w:val="left"/>
      <w:pPr>
        <w:ind w:left="3591" w:hanging="360"/>
      </w:pPr>
      <w:rPr>
        <w:rFonts w:ascii="Symbol" w:hAnsi="Symbol" w:hint="default"/>
      </w:rPr>
    </w:lvl>
    <w:lvl w:ilvl="4" w:tplc="04160003" w:tentative="1">
      <w:start w:val="1"/>
      <w:numFmt w:val="bullet"/>
      <w:lvlText w:val="o"/>
      <w:lvlJc w:val="left"/>
      <w:pPr>
        <w:ind w:left="4311" w:hanging="360"/>
      </w:pPr>
      <w:rPr>
        <w:rFonts w:ascii="Courier New" w:hAnsi="Courier New" w:cs="Courier New" w:hint="default"/>
      </w:rPr>
    </w:lvl>
    <w:lvl w:ilvl="5" w:tplc="04160005" w:tentative="1">
      <w:start w:val="1"/>
      <w:numFmt w:val="bullet"/>
      <w:lvlText w:val=""/>
      <w:lvlJc w:val="left"/>
      <w:pPr>
        <w:ind w:left="5031" w:hanging="360"/>
      </w:pPr>
      <w:rPr>
        <w:rFonts w:ascii="Wingdings" w:hAnsi="Wingdings" w:hint="default"/>
      </w:rPr>
    </w:lvl>
    <w:lvl w:ilvl="6" w:tplc="04160001" w:tentative="1">
      <w:start w:val="1"/>
      <w:numFmt w:val="bullet"/>
      <w:lvlText w:val=""/>
      <w:lvlJc w:val="left"/>
      <w:pPr>
        <w:ind w:left="5751" w:hanging="360"/>
      </w:pPr>
      <w:rPr>
        <w:rFonts w:ascii="Symbol" w:hAnsi="Symbol" w:hint="default"/>
      </w:rPr>
    </w:lvl>
    <w:lvl w:ilvl="7" w:tplc="04160003" w:tentative="1">
      <w:start w:val="1"/>
      <w:numFmt w:val="bullet"/>
      <w:lvlText w:val="o"/>
      <w:lvlJc w:val="left"/>
      <w:pPr>
        <w:ind w:left="6471" w:hanging="360"/>
      </w:pPr>
      <w:rPr>
        <w:rFonts w:ascii="Courier New" w:hAnsi="Courier New" w:cs="Courier New" w:hint="default"/>
      </w:rPr>
    </w:lvl>
    <w:lvl w:ilvl="8" w:tplc="04160005" w:tentative="1">
      <w:start w:val="1"/>
      <w:numFmt w:val="bullet"/>
      <w:lvlText w:val=""/>
      <w:lvlJc w:val="left"/>
      <w:pPr>
        <w:ind w:left="7191" w:hanging="360"/>
      </w:pPr>
      <w:rPr>
        <w:rFonts w:ascii="Wingdings" w:hAnsi="Wingdings" w:hint="default"/>
      </w:rPr>
    </w:lvl>
  </w:abstractNum>
  <w:abstractNum w:abstractNumId="2" w15:restartNumberingAfterBreak="0">
    <w:nsid w:val="09FF36F1"/>
    <w:multiLevelType w:val="hybridMultilevel"/>
    <w:tmpl w:val="E2F8D8EE"/>
    <w:lvl w:ilvl="0" w:tplc="D996F246">
      <w:start w:val="8"/>
      <w:numFmt w:val="decimal"/>
      <w:lvlText w:val="%1"/>
      <w:lvlJc w:val="left"/>
      <w:pPr>
        <w:ind w:left="1190" w:hanging="384"/>
        <w:jc w:val="right"/>
      </w:pPr>
      <w:rPr>
        <w:rFonts w:ascii="Tahoma" w:eastAsia="Tahoma" w:hAnsi="Tahoma" w:cs="Tahoma" w:hint="default"/>
        <w:w w:val="100"/>
        <w:sz w:val="24"/>
        <w:szCs w:val="24"/>
        <w:lang w:val="pt-PT" w:eastAsia="en-US" w:bidi="ar-SA"/>
      </w:rPr>
    </w:lvl>
    <w:lvl w:ilvl="1" w:tplc="05888B3C">
      <w:start w:val="2"/>
      <w:numFmt w:val="decimal"/>
      <w:lvlText w:val="%2"/>
      <w:lvlJc w:val="left"/>
      <w:pPr>
        <w:ind w:left="1445" w:hanging="224"/>
      </w:pPr>
      <w:rPr>
        <w:rFonts w:ascii="Tahoma" w:eastAsia="Tahoma" w:hAnsi="Tahoma" w:cs="Tahoma" w:hint="default"/>
        <w:b/>
        <w:bCs/>
        <w:w w:val="100"/>
        <w:sz w:val="24"/>
        <w:szCs w:val="24"/>
        <w:lang w:val="pt-PT" w:eastAsia="en-US" w:bidi="ar-SA"/>
      </w:rPr>
    </w:lvl>
    <w:lvl w:ilvl="2" w:tplc="1CF08D52">
      <w:numFmt w:val="bullet"/>
      <w:lvlText w:val="•"/>
      <w:lvlJc w:val="left"/>
      <w:pPr>
        <w:ind w:left="1440" w:hanging="224"/>
      </w:pPr>
      <w:rPr>
        <w:rFonts w:hint="default"/>
        <w:lang w:val="pt-PT" w:eastAsia="en-US" w:bidi="ar-SA"/>
      </w:rPr>
    </w:lvl>
    <w:lvl w:ilvl="3" w:tplc="F0569EA0">
      <w:numFmt w:val="bullet"/>
      <w:lvlText w:val="•"/>
      <w:lvlJc w:val="left"/>
      <w:pPr>
        <w:ind w:left="2217" w:hanging="224"/>
      </w:pPr>
      <w:rPr>
        <w:rFonts w:hint="default"/>
        <w:lang w:val="pt-PT" w:eastAsia="en-US" w:bidi="ar-SA"/>
      </w:rPr>
    </w:lvl>
    <w:lvl w:ilvl="4" w:tplc="FA6205FE">
      <w:numFmt w:val="bullet"/>
      <w:lvlText w:val="•"/>
      <w:lvlJc w:val="left"/>
      <w:pPr>
        <w:ind w:left="2995" w:hanging="224"/>
      </w:pPr>
      <w:rPr>
        <w:rFonts w:hint="default"/>
        <w:lang w:val="pt-PT" w:eastAsia="en-US" w:bidi="ar-SA"/>
      </w:rPr>
    </w:lvl>
    <w:lvl w:ilvl="5" w:tplc="1E6A1BD6">
      <w:numFmt w:val="bullet"/>
      <w:lvlText w:val="•"/>
      <w:lvlJc w:val="left"/>
      <w:pPr>
        <w:ind w:left="3773" w:hanging="224"/>
      </w:pPr>
      <w:rPr>
        <w:rFonts w:hint="default"/>
        <w:lang w:val="pt-PT" w:eastAsia="en-US" w:bidi="ar-SA"/>
      </w:rPr>
    </w:lvl>
    <w:lvl w:ilvl="6" w:tplc="56CA01A8">
      <w:numFmt w:val="bullet"/>
      <w:lvlText w:val="•"/>
      <w:lvlJc w:val="left"/>
      <w:pPr>
        <w:ind w:left="4550" w:hanging="224"/>
      </w:pPr>
      <w:rPr>
        <w:rFonts w:hint="default"/>
        <w:lang w:val="pt-PT" w:eastAsia="en-US" w:bidi="ar-SA"/>
      </w:rPr>
    </w:lvl>
    <w:lvl w:ilvl="7" w:tplc="C73CDB96">
      <w:numFmt w:val="bullet"/>
      <w:lvlText w:val="•"/>
      <w:lvlJc w:val="left"/>
      <w:pPr>
        <w:ind w:left="5328" w:hanging="224"/>
      </w:pPr>
      <w:rPr>
        <w:rFonts w:hint="default"/>
        <w:lang w:val="pt-PT" w:eastAsia="en-US" w:bidi="ar-SA"/>
      </w:rPr>
    </w:lvl>
    <w:lvl w:ilvl="8" w:tplc="C3C4F0B4">
      <w:numFmt w:val="bullet"/>
      <w:lvlText w:val="•"/>
      <w:lvlJc w:val="left"/>
      <w:pPr>
        <w:ind w:left="6106" w:hanging="224"/>
      </w:pPr>
      <w:rPr>
        <w:rFonts w:hint="default"/>
        <w:lang w:val="pt-PT" w:eastAsia="en-US" w:bidi="ar-SA"/>
      </w:rPr>
    </w:lvl>
  </w:abstractNum>
  <w:abstractNum w:abstractNumId="3" w15:restartNumberingAfterBreak="0">
    <w:nsid w:val="0B852C98"/>
    <w:multiLevelType w:val="hybridMultilevel"/>
    <w:tmpl w:val="17209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5C100D"/>
    <w:multiLevelType w:val="multilevel"/>
    <w:tmpl w:val="A92C667E"/>
    <w:lvl w:ilvl="0">
      <w:start w:val="1"/>
      <w:numFmt w:val="decimal"/>
      <w:pStyle w:val="Nivel01"/>
      <w:lvlText w:val="%1."/>
      <w:lvlJc w:val="left"/>
      <w:pPr>
        <w:ind w:left="502" w:hanging="360"/>
      </w:pPr>
      <w:rPr>
        <w:b/>
      </w:rPr>
    </w:lvl>
    <w:lvl w:ilvl="1">
      <w:start w:val="1"/>
      <w:numFmt w:val="decimal"/>
      <w:lvlText w:val="%1.%2."/>
      <w:lvlJc w:val="left"/>
      <w:pPr>
        <w:ind w:left="1000" w:hanging="432"/>
      </w:pPr>
      <w:rPr>
        <w:b w:val="0"/>
        <w:i w:val="0"/>
        <w:strike w:val="0"/>
        <w:color w:val="auto"/>
        <w:sz w:val="20"/>
        <w:szCs w:val="20"/>
        <w:u w:val="none"/>
      </w:rPr>
    </w:lvl>
    <w:lvl w:ilvl="2">
      <w:start w:val="1"/>
      <w:numFmt w:val="decimal"/>
      <w:lvlText w:val="%1.%2.%3."/>
      <w:lvlJc w:val="left"/>
      <w:pPr>
        <w:ind w:left="1923" w:hanging="504"/>
      </w:pPr>
      <w:rPr>
        <w:b w:val="0"/>
        <w:i w:val="0"/>
        <w:strike w:val="0"/>
        <w:color w:val="auto"/>
        <w:sz w:val="20"/>
        <w:szCs w:val="20"/>
      </w:rPr>
    </w:lvl>
    <w:lvl w:ilvl="3">
      <w:start w:val="1"/>
      <w:numFmt w:val="decimal"/>
      <w:lvlText w:val="%1.%2.%3.%4."/>
      <w:lvlJc w:val="left"/>
      <w:pPr>
        <w:ind w:left="2633"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5" w15:restartNumberingAfterBreak="0">
    <w:nsid w:val="2ADD29A8"/>
    <w:multiLevelType w:val="hybridMultilevel"/>
    <w:tmpl w:val="7DEC62F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D32E69"/>
    <w:multiLevelType w:val="hybridMultilevel"/>
    <w:tmpl w:val="457ABDE2"/>
    <w:lvl w:ilvl="0" w:tplc="BE6CBF38">
      <w:start w:val="1"/>
      <w:numFmt w:val="upperLetter"/>
      <w:lvlText w:val="%1)"/>
      <w:lvlJc w:val="left"/>
      <w:pPr>
        <w:tabs>
          <w:tab w:val="num" w:pos="2130"/>
        </w:tabs>
        <w:ind w:left="2130" w:hanging="360"/>
      </w:pPr>
      <w:rPr>
        <w:rFonts w:hint="default"/>
      </w:rPr>
    </w:lvl>
    <w:lvl w:ilvl="1" w:tplc="04160019" w:tentative="1">
      <w:start w:val="1"/>
      <w:numFmt w:val="lowerLetter"/>
      <w:lvlText w:val="%2."/>
      <w:lvlJc w:val="left"/>
      <w:pPr>
        <w:tabs>
          <w:tab w:val="num" w:pos="2850"/>
        </w:tabs>
        <w:ind w:left="2850" w:hanging="360"/>
      </w:pPr>
    </w:lvl>
    <w:lvl w:ilvl="2" w:tplc="0416001B" w:tentative="1">
      <w:start w:val="1"/>
      <w:numFmt w:val="lowerRoman"/>
      <w:lvlText w:val="%3."/>
      <w:lvlJc w:val="right"/>
      <w:pPr>
        <w:tabs>
          <w:tab w:val="num" w:pos="3570"/>
        </w:tabs>
        <w:ind w:left="3570" w:hanging="180"/>
      </w:pPr>
    </w:lvl>
    <w:lvl w:ilvl="3" w:tplc="0416000F" w:tentative="1">
      <w:start w:val="1"/>
      <w:numFmt w:val="decimal"/>
      <w:lvlText w:val="%4."/>
      <w:lvlJc w:val="left"/>
      <w:pPr>
        <w:tabs>
          <w:tab w:val="num" w:pos="4290"/>
        </w:tabs>
        <w:ind w:left="4290" w:hanging="360"/>
      </w:pPr>
    </w:lvl>
    <w:lvl w:ilvl="4" w:tplc="04160019" w:tentative="1">
      <w:start w:val="1"/>
      <w:numFmt w:val="lowerLetter"/>
      <w:lvlText w:val="%5."/>
      <w:lvlJc w:val="left"/>
      <w:pPr>
        <w:tabs>
          <w:tab w:val="num" w:pos="5010"/>
        </w:tabs>
        <w:ind w:left="5010" w:hanging="360"/>
      </w:pPr>
    </w:lvl>
    <w:lvl w:ilvl="5" w:tplc="0416001B" w:tentative="1">
      <w:start w:val="1"/>
      <w:numFmt w:val="lowerRoman"/>
      <w:lvlText w:val="%6."/>
      <w:lvlJc w:val="right"/>
      <w:pPr>
        <w:tabs>
          <w:tab w:val="num" w:pos="5730"/>
        </w:tabs>
        <w:ind w:left="5730" w:hanging="180"/>
      </w:pPr>
    </w:lvl>
    <w:lvl w:ilvl="6" w:tplc="0416000F" w:tentative="1">
      <w:start w:val="1"/>
      <w:numFmt w:val="decimal"/>
      <w:lvlText w:val="%7."/>
      <w:lvlJc w:val="left"/>
      <w:pPr>
        <w:tabs>
          <w:tab w:val="num" w:pos="6450"/>
        </w:tabs>
        <w:ind w:left="6450" w:hanging="360"/>
      </w:pPr>
    </w:lvl>
    <w:lvl w:ilvl="7" w:tplc="04160019" w:tentative="1">
      <w:start w:val="1"/>
      <w:numFmt w:val="lowerLetter"/>
      <w:lvlText w:val="%8."/>
      <w:lvlJc w:val="left"/>
      <w:pPr>
        <w:tabs>
          <w:tab w:val="num" w:pos="7170"/>
        </w:tabs>
        <w:ind w:left="7170" w:hanging="360"/>
      </w:pPr>
    </w:lvl>
    <w:lvl w:ilvl="8" w:tplc="0416001B" w:tentative="1">
      <w:start w:val="1"/>
      <w:numFmt w:val="lowerRoman"/>
      <w:lvlText w:val="%9."/>
      <w:lvlJc w:val="right"/>
      <w:pPr>
        <w:tabs>
          <w:tab w:val="num" w:pos="7890"/>
        </w:tabs>
        <w:ind w:left="7890" w:hanging="180"/>
      </w:pPr>
    </w:lvl>
  </w:abstractNum>
  <w:abstractNum w:abstractNumId="7" w15:restartNumberingAfterBreak="0">
    <w:nsid w:val="399C600E"/>
    <w:multiLevelType w:val="multilevel"/>
    <w:tmpl w:val="6492A460"/>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BF131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5063284"/>
    <w:multiLevelType w:val="hybridMultilevel"/>
    <w:tmpl w:val="1D92CBBA"/>
    <w:lvl w:ilvl="0" w:tplc="4D6804C4">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49102DBF"/>
    <w:multiLevelType w:val="multilevel"/>
    <w:tmpl w:val="042ECBE4"/>
    <w:lvl w:ilvl="0">
      <w:start w:val="7"/>
      <w:numFmt w:val="decimal"/>
      <w:lvlText w:val="%1."/>
      <w:lvlJc w:val="left"/>
      <w:pPr>
        <w:ind w:left="1080" w:hanging="720"/>
      </w:pPr>
      <w:rPr>
        <w:rFonts w:hint="default"/>
        <w:b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2792947"/>
    <w:multiLevelType w:val="multilevel"/>
    <w:tmpl w:val="67A815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7C5641A"/>
    <w:multiLevelType w:val="hybridMultilevel"/>
    <w:tmpl w:val="65B8DA70"/>
    <w:lvl w:ilvl="0" w:tplc="AF86176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5A8D0D37"/>
    <w:multiLevelType w:val="multilevel"/>
    <w:tmpl w:val="3F2CCF50"/>
    <w:lvl w:ilvl="0">
      <w:start w:val="1"/>
      <w:numFmt w:val="decimal"/>
      <w:pStyle w:val="Nvel2-Red"/>
      <w:lvlText w:val="%1."/>
      <w:lvlJc w:val="left"/>
      <w:pPr>
        <w:tabs>
          <w:tab w:val="num" w:pos="720"/>
        </w:tabs>
        <w:ind w:left="720" w:hanging="720"/>
      </w:pPr>
    </w:lvl>
    <w:lvl w:ilvl="1">
      <w:start w:val="1"/>
      <w:numFmt w:val="decimal"/>
      <w:pStyle w:val="Nvel2-Re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AB5236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1FD7FD3"/>
    <w:multiLevelType w:val="hybridMultilevel"/>
    <w:tmpl w:val="3AFAF7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8A72D8C"/>
    <w:multiLevelType w:val="hybridMultilevel"/>
    <w:tmpl w:val="1E8A1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2160563"/>
    <w:multiLevelType w:val="multilevel"/>
    <w:tmpl w:val="C97658B0"/>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983731"/>
    <w:multiLevelType w:val="hybridMultilevel"/>
    <w:tmpl w:val="30D4B49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C871EC"/>
    <w:multiLevelType w:val="hybridMultilevel"/>
    <w:tmpl w:val="3D0EBC3E"/>
    <w:lvl w:ilvl="0" w:tplc="E53E3E6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0" w15:restartNumberingAfterBreak="0">
    <w:nsid w:val="794C3B5C"/>
    <w:multiLevelType w:val="hybridMultilevel"/>
    <w:tmpl w:val="D8864762"/>
    <w:lvl w:ilvl="0" w:tplc="D444C0B6">
      <w:start w:val="1"/>
      <w:numFmt w:val="decimal"/>
      <w:lvlText w:val="%1"/>
      <w:lvlJc w:val="left"/>
      <w:pPr>
        <w:ind w:left="882" w:hanging="226"/>
      </w:pPr>
      <w:rPr>
        <w:rFonts w:ascii="Tahoma" w:eastAsia="Tahoma" w:hAnsi="Tahoma" w:cs="Tahoma" w:hint="default"/>
        <w:b/>
        <w:bCs/>
        <w:w w:val="100"/>
        <w:sz w:val="24"/>
        <w:szCs w:val="24"/>
        <w:lang w:val="pt-PT" w:eastAsia="en-US" w:bidi="ar-SA"/>
      </w:rPr>
    </w:lvl>
    <w:lvl w:ilvl="1" w:tplc="AB6CDFC2">
      <w:numFmt w:val="bullet"/>
      <w:lvlText w:val="•"/>
      <w:lvlJc w:val="left"/>
      <w:pPr>
        <w:ind w:left="1762" w:hanging="226"/>
      </w:pPr>
      <w:rPr>
        <w:rFonts w:hint="default"/>
        <w:lang w:val="pt-PT" w:eastAsia="en-US" w:bidi="ar-SA"/>
      </w:rPr>
    </w:lvl>
    <w:lvl w:ilvl="2" w:tplc="977034A0">
      <w:numFmt w:val="bullet"/>
      <w:lvlText w:val="•"/>
      <w:lvlJc w:val="left"/>
      <w:pPr>
        <w:ind w:left="2645" w:hanging="226"/>
      </w:pPr>
      <w:rPr>
        <w:rFonts w:hint="default"/>
        <w:lang w:val="pt-PT" w:eastAsia="en-US" w:bidi="ar-SA"/>
      </w:rPr>
    </w:lvl>
    <w:lvl w:ilvl="3" w:tplc="6CD81B1E">
      <w:numFmt w:val="bullet"/>
      <w:lvlText w:val="•"/>
      <w:lvlJc w:val="left"/>
      <w:pPr>
        <w:ind w:left="3527" w:hanging="226"/>
      </w:pPr>
      <w:rPr>
        <w:rFonts w:hint="default"/>
        <w:lang w:val="pt-PT" w:eastAsia="en-US" w:bidi="ar-SA"/>
      </w:rPr>
    </w:lvl>
    <w:lvl w:ilvl="4" w:tplc="D812D592">
      <w:numFmt w:val="bullet"/>
      <w:lvlText w:val="•"/>
      <w:lvlJc w:val="left"/>
      <w:pPr>
        <w:ind w:left="4410" w:hanging="226"/>
      </w:pPr>
      <w:rPr>
        <w:rFonts w:hint="default"/>
        <w:lang w:val="pt-PT" w:eastAsia="en-US" w:bidi="ar-SA"/>
      </w:rPr>
    </w:lvl>
    <w:lvl w:ilvl="5" w:tplc="E536D9D2">
      <w:numFmt w:val="bullet"/>
      <w:lvlText w:val="•"/>
      <w:lvlJc w:val="left"/>
      <w:pPr>
        <w:ind w:left="5293" w:hanging="226"/>
      </w:pPr>
      <w:rPr>
        <w:rFonts w:hint="default"/>
        <w:lang w:val="pt-PT" w:eastAsia="en-US" w:bidi="ar-SA"/>
      </w:rPr>
    </w:lvl>
    <w:lvl w:ilvl="6" w:tplc="F2181BE4">
      <w:numFmt w:val="bullet"/>
      <w:lvlText w:val="•"/>
      <w:lvlJc w:val="left"/>
      <w:pPr>
        <w:ind w:left="6175" w:hanging="226"/>
      </w:pPr>
      <w:rPr>
        <w:rFonts w:hint="default"/>
        <w:lang w:val="pt-PT" w:eastAsia="en-US" w:bidi="ar-SA"/>
      </w:rPr>
    </w:lvl>
    <w:lvl w:ilvl="7" w:tplc="58A87602">
      <w:numFmt w:val="bullet"/>
      <w:lvlText w:val="•"/>
      <w:lvlJc w:val="left"/>
      <w:pPr>
        <w:ind w:left="7058" w:hanging="226"/>
      </w:pPr>
      <w:rPr>
        <w:rFonts w:hint="default"/>
        <w:lang w:val="pt-PT" w:eastAsia="en-US" w:bidi="ar-SA"/>
      </w:rPr>
    </w:lvl>
    <w:lvl w:ilvl="8" w:tplc="A576110A">
      <w:numFmt w:val="bullet"/>
      <w:lvlText w:val="•"/>
      <w:lvlJc w:val="left"/>
      <w:pPr>
        <w:ind w:left="7941" w:hanging="226"/>
      </w:pPr>
      <w:rPr>
        <w:rFonts w:hint="default"/>
        <w:lang w:val="pt-PT" w:eastAsia="en-US" w:bidi="ar-SA"/>
      </w:rPr>
    </w:lvl>
  </w:abstractNum>
  <w:num w:numId="1">
    <w:abstractNumId w:val="4"/>
  </w:num>
  <w:num w:numId="2">
    <w:abstractNumId w:val="13"/>
  </w:num>
  <w:num w:numId="3">
    <w:abstractNumId w:val="20"/>
  </w:num>
  <w:num w:numId="4">
    <w:abstractNumId w:val="0"/>
    <w:lvlOverride w:ilvl="0">
      <w:lvl w:ilvl="0">
        <w:start w:val="1"/>
        <w:numFmt w:val="bullet"/>
        <w:lvlText w:val=""/>
        <w:legacy w:legacy="1" w:legacySpace="0" w:legacyIndent="283"/>
        <w:lvlJc w:val="left"/>
        <w:pPr>
          <w:ind w:left="283" w:hanging="283"/>
        </w:pPr>
        <w:rPr>
          <w:rFonts w:ascii="Symbol" w:hAnsi="Symbol" w:hint="default"/>
          <w:b w:val="0"/>
          <w:i w:val="0"/>
          <w:sz w:val="22"/>
        </w:rPr>
      </w:lvl>
    </w:lvlOverride>
  </w:num>
  <w:num w:numId="5">
    <w:abstractNumId w:val="8"/>
  </w:num>
  <w:num w:numId="6">
    <w:abstractNumId w:val="14"/>
  </w:num>
  <w:num w:numId="7">
    <w:abstractNumId w:val="6"/>
  </w:num>
  <w:num w:numId="8">
    <w:abstractNumId w:val="19"/>
  </w:num>
  <w:num w:numId="9">
    <w:abstractNumId w:val="12"/>
  </w:num>
  <w:num w:numId="10">
    <w:abstractNumId w:val="1"/>
  </w:num>
  <w:num w:numId="11">
    <w:abstractNumId w:val="11"/>
  </w:num>
  <w:num w:numId="12">
    <w:abstractNumId w:val="7"/>
  </w:num>
  <w:num w:numId="13">
    <w:abstractNumId w:val="10"/>
  </w:num>
  <w:num w:numId="14">
    <w:abstractNumId w:val="9"/>
  </w:num>
  <w:num w:numId="15">
    <w:abstractNumId w:val="2"/>
  </w:num>
  <w:num w:numId="16">
    <w:abstractNumId w:val="17"/>
  </w:num>
  <w:num w:numId="17">
    <w:abstractNumId w:val="15"/>
  </w:num>
  <w:num w:numId="18">
    <w:abstractNumId w:val="18"/>
  </w:num>
  <w:num w:numId="19">
    <w:abstractNumId w:val="5"/>
  </w:num>
  <w:num w:numId="20">
    <w:abstractNumId w:val="3"/>
  </w:num>
  <w:num w:numId="2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utor">
    <w15:presenceInfo w15:providerId="None" w15:userId="Autor"/>
  </w15:person>
  <w15:person w15:author="JOSE DOMINGOS FRID E FIGUEIREDO">
    <w15:presenceInfo w15:providerId="None" w15:userId="JOSE DOMINGOS FRID E FIGUEIRE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BF"/>
    <w:rsid w:val="00002078"/>
    <w:rsid w:val="00002452"/>
    <w:rsid w:val="000119A5"/>
    <w:rsid w:val="00023387"/>
    <w:rsid w:val="0002587A"/>
    <w:rsid w:val="00025E5B"/>
    <w:rsid w:val="00026DB7"/>
    <w:rsid w:val="0002734C"/>
    <w:rsid w:val="000402AC"/>
    <w:rsid w:val="00043574"/>
    <w:rsid w:val="000578A4"/>
    <w:rsid w:val="00061904"/>
    <w:rsid w:val="00062D88"/>
    <w:rsid w:val="00070D6C"/>
    <w:rsid w:val="000718DD"/>
    <w:rsid w:val="00074613"/>
    <w:rsid w:val="00081F98"/>
    <w:rsid w:val="00083DA3"/>
    <w:rsid w:val="00091157"/>
    <w:rsid w:val="00097461"/>
    <w:rsid w:val="000A205A"/>
    <w:rsid w:val="000A298F"/>
    <w:rsid w:val="000A46EA"/>
    <w:rsid w:val="000B242C"/>
    <w:rsid w:val="000B47F2"/>
    <w:rsid w:val="000B5CD5"/>
    <w:rsid w:val="000B6A23"/>
    <w:rsid w:val="000B76B0"/>
    <w:rsid w:val="000C4112"/>
    <w:rsid w:val="000D5D72"/>
    <w:rsid w:val="000E1593"/>
    <w:rsid w:val="000F05BF"/>
    <w:rsid w:val="000F3759"/>
    <w:rsid w:val="000F544C"/>
    <w:rsid w:val="000F6CCF"/>
    <w:rsid w:val="00100596"/>
    <w:rsid w:val="0010072A"/>
    <w:rsid w:val="00115654"/>
    <w:rsid w:val="00115CDE"/>
    <w:rsid w:val="00116E13"/>
    <w:rsid w:val="00125DE3"/>
    <w:rsid w:val="00127F80"/>
    <w:rsid w:val="00134765"/>
    <w:rsid w:val="00135155"/>
    <w:rsid w:val="00142429"/>
    <w:rsid w:val="001435D0"/>
    <w:rsid w:val="00145F57"/>
    <w:rsid w:val="00150530"/>
    <w:rsid w:val="001576B0"/>
    <w:rsid w:val="0016033A"/>
    <w:rsid w:val="00166812"/>
    <w:rsid w:val="0017243C"/>
    <w:rsid w:val="00174C66"/>
    <w:rsid w:val="00175BBB"/>
    <w:rsid w:val="00175D19"/>
    <w:rsid w:val="00176CA1"/>
    <w:rsid w:val="0018200F"/>
    <w:rsid w:val="001838F3"/>
    <w:rsid w:val="00184507"/>
    <w:rsid w:val="00187A83"/>
    <w:rsid w:val="00187CA0"/>
    <w:rsid w:val="001A7DB2"/>
    <w:rsid w:val="001B48AC"/>
    <w:rsid w:val="001C6DBD"/>
    <w:rsid w:val="001C6F6D"/>
    <w:rsid w:val="001D557C"/>
    <w:rsid w:val="001D700E"/>
    <w:rsid w:val="001E08E0"/>
    <w:rsid w:val="001E57C7"/>
    <w:rsid w:val="001F1A91"/>
    <w:rsid w:val="001F2C47"/>
    <w:rsid w:val="001F7F01"/>
    <w:rsid w:val="00200B16"/>
    <w:rsid w:val="00201337"/>
    <w:rsid w:val="00201402"/>
    <w:rsid w:val="00205383"/>
    <w:rsid w:val="00207259"/>
    <w:rsid w:val="00210E28"/>
    <w:rsid w:val="00211506"/>
    <w:rsid w:val="00220B91"/>
    <w:rsid w:val="002362E3"/>
    <w:rsid w:val="00243B26"/>
    <w:rsid w:val="00244204"/>
    <w:rsid w:val="002448F1"/>
    <w:rsid w:val="0025341F"/>
    <w:rsid w:val="00260240"/>
    <w:rsid w:val="0026331C"/>
    <w:rsid w:val="0027344E"/>
    <w:rsid w:val="002753A1"/>
    <w:rsid w:val="002876B7"/>
    <w:rsid w:val="00295887"/>
    <w:rsid w:val="00296DC5"/>
    <w:rsid w:val="002A26B1"/>
    <w:rsid w:val="002A4429"/>
    <w:rsid w:val="002C3DD8"/>
    <w:rsid w:val="002C713D"/>
    <w:rsid w:val="002D0B28"/>
    <w:rsid w:val="002E4D38"/>
    <w:rsid w:val="002E4FB2"/>
    <w:rsid w:val="002E6A61"/>
    <w:rsid w:val="002F4036"/>
    <w:rsid w:val="002F73DF"/>
    <w:rsid w:val="00301917"/>
    <w:rsid w:val="00301A26"/>
    <w:rsid w:val="00306D27"/>
    <w:rsid w:val="0031042B"/>
    <w:rsid w:val="003107F7"/>
    <w:rsid w:val="00316764"/>
    <w:rsid w:val="0032080C"/>
    <w:rsid w:val="00321940"/>
    <w:rsid w:val="00321EAA"/>
    <w:rsid w:val="00323B04"/>
    <w:rsid w:val="00323FAE"/>
    <w:rsid w:val="0032548A"/>
    <w:rsid w:val="0033125C"/>
    <w:rsid w:val="00333FB5"/>
    <w:rsid w:val="003379AC"/>
    <w:rsid w:val="00340828"/>
    <w:rsid w:val="00342C31"/>
    <w:rsid w:val="00350080"/>
    <w:rsid w:val="0035241A"/>
    <w:rsid w:val="00354995"/>
    <w:rsid w:val="0035520A"/>
    <w:rsid w:val="0036263D"/>
    <w:rsid w:val="00364869"/>
    <w:rsid w:val="00364D5F"/>
    <w:rsid w:val="0036699E"/>
    <w:rsid w:val="003736DC"/>
    <w:rsid w:val="00382B21"/>
    <w:rsid w:val="003B0731"/>
    <w:rsid w:val="003B4E3E"/>
    <w:rsid w:val="003B72AE"/>
    <w:rsid w:val="003C593D"/>
    <w:rsid w:val="003C669C"/>
    <w:rsid w:val="003D558A"/>
    <w:rsid w:val="003E03B7"/>
    <w:rsid w:val="003E1CB6"/>
    <w:rsid w:val="003E3F4A"/>
    <w:rsid w:val="003E4502"/>
    <w:rsid w:val="003E4B0C"/>
    <w:rsid w:val="003F7D54"/>
    <w:rsid w:val="0040202C"/>
    <w:rsid w:val="0041298B"/>
    <w:rsid w:val="00412E3B"/>
    <w:rsid w:val="00412E62"/>
    <w:rsid w:val="00413776"/>
    <w:rsid w:val="00414522"/>
    <w:rsid w:val="00426F5E"/>
    <w:rsid w:val="00427550"/>
    <w:rsid w:val="00434AA1"/>
    <w:rsid w:val="00435579"/>
    <w:rsid w:val="00435A7B"/>
    <w:rsid w:val="00436202"/>
    <w:rsid w:val="00436702"/>
    <w:rsid w:val="004477D7"/>
    <w:rsid w:val="00447D37"/>
    <w:rsid w:val="004513D4"/>
    <w:rsid w:val="00454606"/>
    <w:rsid w:val="004559FD"/>
    <w:rsid w:val="00460E18"/>
    <w:rsid w:val="004616ED"/>
    <w:rsid w:val="00462203"/>
    <w:rsid w:val="004623F1"/>
    <w:rsid w:val="004655DA"/>
    <w:rsid w:val="004664D3"/>
    <w:rsid w:val="00467454"/>
    <w:rsid w:val="00476839"/>
    <w:rsid w:val="004770E6"/>
    <w:rsid w:val="004862C4"/>
    <w:rsid w:val="00490C28"/>
    <w:rsid w:val="00490FB8"/>
    <w:rsid w:val="0049237A"/>
    <w:rsid w:val="00497F44"/>
    <w:rsid w:val="004A27FA"/>
    <w:rsid w:val="004A35A6"/>
    <w:rsid w:val="004A46D8"/>
    <w:rsid w:val="004A78AD"/>
    <w:rsid w:val="004B1991"/>
    <w:rsid w:val="004B4460"/>
    <w:rsid w:val="004B4E7C"/>
    <w:rsid w:val="004B5275"/>
    <w:rsid w:val="004D2BEA"/>
    <w:rsid w:val="004D30AE"/>
    <w:rsid w:val="004D33F6"/>
    <w:rsid w:val="004D5B23"/>
    <w:rsid w:val="004F037B"/>
    <w:rsid w:val="004F1573"/>
    <w:rsid w:val="004F19A6"/>
    <w:rsid w:val="004F655B"/>
    <w:rsid w:val="00506BB7"/>
    <w:rsid w:val="005128B5"/>
    <w:rsid w:val="00520C59"/>
    <w:rsid w:val="00526ECA"/>
    <w:rsid w:val="0053574A"/>
    <w:rsid w:val="00544A6A"/>
    <w:rsid w:val="00544AA2"/>
    <w:rsid w:val="00550600"/>
    <w:rsid w:val="00550675"/>
    <w:rsid w:val="00554617"/>
    <w:rsid w:val="0056004D"/>
    <w:rsid w:val="00565925"/>
    <w:rsid w:val="00572F89"/>
    <w:rsid w:val="005738F8"/>
    <w:rsid w:val="005836FC"/>
    <w:rsid w:val="0058441C"/>
    <w:rsid w:val="005903D5"/>
    <w:rsid w:val="00593DC0"/>
    <w:rsid w:val="005A1643"/>
    <w:rsid w:val="005A16DD"/>
    <w:rsid w:val="005A3712"/>
    <w:rsid w:val="005A5B27"/>
    <w:rsid w:val="005B65E3"/>
    <w:rsid w:val="005C1FA8"/>
    <w:rsid w:val="005C33F4"/>
    <w:rsid w:val="005C4254"/>
    <w:rsid w:val="005C49F1"/>
    <w:rsid w:val="005C5D68"/>
    <w:rsid w:val="005D146F"/>
    <w:rsid w:val="005D4467"/>
    <w:rsid w:val="005D4FB7"/>
    <w:rsid w:val="005E5A6D"/>
    <w:rsid w:val="005E6E7E"/>
    <w:rsid w:val="005F1DBA"/>
    <w:rsid w:val="005F333A"/>
    <w:rsid w:val="005F5957"/>
    <w:rsid w:val="00603B9E"/>
    <w:rsid w:val="006042AF"/>
    <w:rsid w:val="00612BF1"/>
    <w:rsid w:val="00623882"/>
    <w:rsid w:val="00624B05"/>
    <w:rsid w:val="00626A99"/>
    <w:rsid w:val="006274CC"/>
    <w:rsid w:val="00636FA0"/>
    <w:rsid w:val="00637127"/>
    <w:rsid w:val="006379CB"/>
    <w:rsid w:val="00637BA5"/>
    <w:rsid w:val="006411E3"/>
    <w:rsid w:val="006465ED"/>
    <w:rsid w:val="00652E5F"/>
    <w:rsid w:val="00654C0A"/>
    <w:rsid w:val="00654C1A"/>
    <w:rsid w:val="00655728"/>
    <w:rsid w:val="00660F22"/>
    <w:rsid w:val="00663AFA"/>
    <w:rsid w:val="0066545E"/>
    <w:rsid w:val="0066556D"/>
    <w:rsid w:val="00677C99"/>
    <w:rsid w:val="00687923"/>
    <w:rsid w:val="006903A0"/>
    <w:rsid w:val="00693254"/>
    <w:rsid w:val="00696D10"/>
    <w:rsid w:val="006A1C88"/>
    <w:rsid w:val="006A272E"/>
    <w:rsid w:val="006A649D"/>
    <w:rsid w:val="006B5AB2"/>
    <w:rsid w:val="006B68C5"/>
    <w:rsid w:val="006C056A"/>
    <w:rsid w:val="006C0D5C"/>
    <w:rsid w:val="006C6081"/>
    <w:rsid w:val="006D6B24"/>
    <w:rsid w:val="006D7062"/>
    <w:rsid w:val="006D7516"/>
    <w:rsid w:val="006E1300"/>
    <w:rsid w:val="006E3DFA"/>
    <w:rsid w:val="006F0A81"/>
    <w:rsid w:val="006F45C0"/>
    <w:rsid w:val="00703150"/>
    <w:rsid w:val="00704B22"/>
    <w:rsid w:val="00710A3A"/>
    <w:rsid w:val="00710F60"/>
    <w:rsid w:val="00714ABE"/>
    <w:rsid w:val="00720426"/>
    <w:rsid w:val="00720C7C"/>
    <w:rsid w:val="00723159"/>
    <w:rsid w:val="00723ED0"/>
    <w:rsid w:val="00727D52"/>
    <w:rsid w:val="00732956"/>
    <w:rsid w:val="00736154"/>
    <w:rsid w:val="00736973"/>
    <w:rsid w:val="00741F78"/>
    <w:rsid w:val="00747285"/>
    <w:rsid w:val="007512ED"/>
    <w:rsid w:val="00754198"/>
    <w:rsid w:val="007659BD"/>
    <w:rsid w:val="007675C4"/>
    <w:rsid w:val="00770528"/>
    <w:rsid w:val="00774B52"/>
    <w:rsid w:val="007755C5"/>
    <w:rsid w:val="007756D6"/>
    <w:rsid w:val="00780FE3"/>
    <w:rsid w:val="00784200"/>
    <w:rsid w:val="00786759"/>
    <w:rsid w:val="00786900"/>
    <w:rsid w:val="00792BA6"/>
    <w:rsid w:val="00795D74"/>
    <w:rsid w:val="00796287"/>
    <w:rsid w:val="007A70FD"/>
    <w:rsid w:val="007B385E"/>
    <w:rsid w:val="007B4C34"/>
    <w:rsid w:val="007B68E4"/>
    <w:rsid w:val="007C128B"/>
    <w:rsid w:val="007C622B"/>
    <w:rsid w:val="007D2EBF"/>
    <w:rsid w:val="007D79F0"/>
    <w:rsid w:val="007E12F3"/>
    <w:rsid w:val="007E3F29"/>
    <w:rsid w:val="007F056C"/>
    <w:rsid w:val="007F1719"/>
    <w:rsid w:val="007F2592"/>
    <w:rsid w:val="007F36BF"/>
    <w:rsid w:val="007F5A28"/>
    <w:rsid w:val="0080381B"/>
    <w:rsid w:val="00813A4E"/>
    <w:rsid w:val="00815C58"/>
    <w:rsid w:val="00825DB8"/>
    <w:rsid w:val="00826908"/>
    <w:rsid w:val="0082783D"/>
    <w:rsid w:val="00834807"/>
    <w:rsid w:val="008415F1"/>
    <w:rsid w:val="00845387"/>
    <w:rsid w:val="0084704A"/>
    <w:rsid w:val="00851AE2"/>
    <w:rsid w:val="00861D42"/>
    <w:rsid w:val="00862666"/>
    <w:rsid w:val="008639B4"/>
    <w:rsid w:val="00864008"/>
    <w:rsid w:val="008644AF"/>
    <w:rsid w:val="0087420B"/>
    <w:rsid w:val="00875E68"/>
    <w:rsid w:val="008762AD"/>
    <w:rsid w:val="00890A10"/>
    <w:rsid w:val="00896F53"/>
    <w:rsid w:val="008A2FAD"/>
    <w:rsid w:val="008A2FD7"/>
    <w:rsid w:val="008B1788"/>
    <w:rsid w:val="008B3784"/>
    <w:rsid w:val="008C48BC"/>
    <w:rsid w:val="008D7550"/>
    <w:rsid w:val="008E1FB8"/>
    <w:rsid w:val="008E3CED"/>
    <w:rsid w:val="008E4120"/>
    <w:rsid w:val="008F099A"/>
    <w:rsid w:val="008F0E0B"/>
    <w:rsid w:val="008F0FC7"/>
    <w:rsid w:val="008F3502"/>
    <w:rsid w:val="008F451E"/>
    <w:rsid w:val="008F4AA9"/>
    <w:rsid w:val="008F50CB"/>
    <w:rsid w:val="00900995"/>
    <w:rsid w:val="00905124"/>
    <w:rsid w:val="00906500"/>
    <w:rsid w:val="009073AA"/>
    <w:rsid w:val="00907637"/>
    <w:rsid w:val="00907851"/>
    <w:rsid w:val="009113A0"/>
    <w:rsid w:val="009113AC"/>
    <w:rsid w:val="009133E9"/>
    <w:rsid w:val="00915853"/>
    <w:rsid w:val="009171C2"/>
    <w:rsid w:val="00920CF1"/>
    <w:rsid w:val="00921EF8"/>
    <w:rsid w:val="009248E1"/>
    <w:rsid w:val="00930474"/>
    <w:rsid w:val="009358F8"/>
    <w:rsid w:val="0093786C"/>
    <w:rsid w:val="009503EC"/>
    <w:rsid w:val="009561DE"/>
    <w:rsid w:val="00960698"/>
    <w:rsid w:val="00970FF4"/>
    <w:rsid w:val="009745BE"/>
    <w:rsid w:val="00977F71"/>
    <w:rsid w:val="009849FF"/>
    <w:rsid w:val="0098682C"/>
    <w:rsid w:val="009917A0"/>
    <w:rsid w:val="009945EC"/>
    <w:rsid w:val="009950B7"/>
    <w:rsid w:val="009A0465"/>
    <w:rsid w:val="009A4A7A"/>
    <w:rsid w:val="009A5593"/>
    <w:rsid w:val="009B10F9"/>
    <w:rsid w:val="009B2D39"/>
    <w:rsid w:val="009C34E9"/>
    <w:rsid w:val="009C47A8"/>
    <w:rsid w:val="009D46B6"/>
    <w:rsid w:val="009D5AEC"/>
    <w:rsid w:val="009E1C8D"/>
    <w:rsid w:val="009E5C6B"/>
    <w:rsid w:val="009E703E"/>
    <w:rsid w:val="009E7480"/>
    <w:rsid w:val="00A053FF"/>
    <w:rsid w:val="00A17C20"/>
    <w:rsid w:val="00A20B84"/>
    <w:rsid w:val="00A22517"/>
    <w:rsid w:val="00A244DF"/>
    <w:rsid w:val="00A57F34"/>
    <w:rsid w:val="00A6007C"/>
    <w:rsid w:val="00A65BA0"/>
    <w:rsid w:val="00A77766"/>
    <w:rsid w:val="00A8055D"/>
    <w:rsid w:val="00A87EF1"/>
    <w:rsid w:val="00A93F48"/>
    <w:rsid w:val="00A9485F"/>
    <w:rsid w:val="00A95435"/>
    <w:rsid w:val="00AA08B1"/>
    <w:rsid w:val="00AA4037"/>
    <w:rsid w:val="00AA5993"/>
    <w:rsid w:val="00AA6E47"/>
    <w:rsid w:val="00AA70C4"/>
    <w:rsid w:val="00AB45F9"/>
    <w:rsid w:val="00AC4080"/>
    <w:rsid w:val="00AD1EEC"/>
    <w:rsid w:val="00AE09F0"/>
    <w:rsid w:val="00AF495D"/>
    <w:rsid w:val="00AF6F88"/>
    <w:rsid w:val="00B0359B"/>
    <w:rsid w:val="00B05D48"/>
    <w:rsid w:val="00B061B2"/>
    <w:rsid w:val="00B06291"/>
    <w:rsid w:val="00B1065D"/>
    <w:rsid w:val="00B1380E"/>
    <w:rsid w:val="00B17D93"/>
    <w:rsid w:val="00B31468"/>
    <w:rsid w:val="00B34DD5"/>
    <w:rsid w:val="00B35231"/>
    <w:rsid w:val="00B36C81"/>
    <w:rsid w:val="00B36CDD"/>
    <w:rsid w:val="00B60AB9"/>
    <w:rsid w:val="00B676D3"/>
    <w:rsid w:val="00B75D9E"/>
    <w:rsid w:val="00B81086"/>
    <w:rsid w:val="00B8598A"/>
    <w:rsid w:val="00B93149"/>
    <w:rsid w:val="00B97FFD"/>
    <w:rsid w:val="00BB08C7"/>
    <w:rsid w:val="00BB7975"/>
    <w:rsid w:val="00BD31AF"/>
    <w:rsid w:val="00BE3C69"/>
    <w:rsid w:val="00BE5061"/>
    <w:rsid w:val="00BF110F"/>
    <w:rsid w:val="00BF5791"/>
    <w:rsid w:val="00C03197"/>
    <w:rsid w:val="00C03646"/>
    <w:rsid w:val="00C044DC"/>
    <w:rsid w:val="00C04BA1"/>
    <w:rsid w:val="00C053C3"/>
    <w:rsid w:val="00C056EC"/>
    <w:rsid w:val="00C1154E"/>
    <w:rsid w:val="00C20B1A"/>
    <w:rsid w:val="00C26E4D"/>
    <w:rsid w:val="00C36FC6"/>
    <w:rsid w:val="00C378D4"/>
    <w:rsid w:val="00C64066"/>
    <w:rsid w:val="00C64C75"/>
    <w:rsid w:val="00C74DB0"/>
    <w:rsid w:val="00C77080"/>
    <w:rsid w:val="00C8391F"/>
    <w:rsid w:val="00C83B8E"/>
    <w:rsid w:val="00C873DE"/>
    <w:rsid w:val="00C94FAA"/>
    <w:rsid w:val="00C972FE"/>
    <w:rsid w:val="00CA3ED8"/>
    <w:rsid w:val="00CA7CA1"/>
    <w:rsid w:val="00CB21C6"/>
    <w:rsid w:val="00CB32A2"/>
    <w:rsid w:val="00CB45B6"/>
    <w:rsid w:val="00CC064B"/>
    <w:rsid w:val="00CC32F7"/>
    <w:rsid w:val="00CC44AA"/>
    <w:rsid w:val="00CC534B"/>
    <w:rsid w:val="00CD26CC"/>
    <w:rsid w:val="00CD4B8E"/>
    <w:rsid w:val="00CD7AB6"/>
    <w:rsid w:val="00CD7BC3"/>
    <w:rsid w:val="00CE1763"/>
    <w:rsid w:val="00CE256A"/>
    <w:rsid w:val="00CE3A43"/>
    <w:rsid w:val="00CE7DC1"/>
    <w:rsid w:val="00CF48AB"/>
    <w:rsid w:val="00D057D3"/>
    <w:rsid w:val="00D06AA6"/>
    <w:rsid w:val="00D07B43"/>
    <w:rsid w:val="00D1255B"/>
    <w:rsid w:val="00D1414E"/>
    <w:rsid w:val="00D260FC"/>
    <w:rsid w:val="00D34FAB"/>
    <w:rsid w:val="00D36F84"/>
    <w:rsid w:val="00D3703A"/>
    <w:rsid w:val="00D41D61"/>
    <w:rsid w:val="00D4448F"/>
    <w:rsid w:val="00D516AA"/>
    <w:rsid w:val="00D54A2B"/>
    <w:rsid w:val="00D62996"/>
    <w:rsid w:val="00D70942"/>
    <w:rsid w:val="00D70D7C"/>
    <w:rsid w:val="00D718FF"/>
    <w:rsid w:val="00D75DBC"/>
    <w:rsid w:val="00D77E05"/>
    <w:rsid w:val="00D813A1"/>
    <w:rsid w:val="00D81E28"/>
    <w:rsid w:val="00D84148"/>
    <w:rsid w:val="00D936C0"/>
    <w:rsid w:val="00DA0FA8"/>
    <w:rsid w:val="00DA3188"/>
    <w:rsid w:val="00DA40EF"/>
    <w:rsid w:val="00DA788F"/>
    <w:rsid w:val="00DA7DD9"/>
    <w:rsid w:val="00DB3256"/>
    <w:rsid w:val="00DD750F"/>
    <w:rsid w:val="00DE2900"/>
    <w:rsid w:val="00DE6DED"/>
    <w:rsid w:val="00DF05A7"/>
    <w:rsid w:val="00DF1511"/>
    <w:rsid w:val="00E00CE5"/>
    <w:rsid w:val="00E01C88"/>
    <w:rsid w:val="00E0690C"/>
    <w:rsid w:val="00E13314"/>
    <w:rsid w:val="00E1585C"/>
    <w:rsid w:val="00E16CB2"/>
    <w:rsid w:val="00E21F02"/>
    <w:rsid w:val="00E22A8B"/>
    <w:rsid w:val="00E25D6C"/>
    <w:rsid w:val="00E26831"/>
    <w:rsid w:val="00E27CC2"/>
    <w:rsid w:val="00E35AE6"/>
    <w:rsid w:val="00E475E5"/>
    <w:rsid w:val="00E47835"/>
    <w:rsid w:val="00E55629"/>
    <w:rsid w:val="00E57EBC"/>
    <w:rsid w:val="00E61F25"/>
    <w:rsid w:val="00E65B4A"/>
    <w:rsid w:val="00E71BE6"/>
    <w:rsid w:val="00E722C6"/>
    <w:rsid w:val="00E74D7B"/>
    <w:rsid w:val="00E95E9C"/>
    <w:rsid w:val="00E97525"/>
    <w:rsid w:val="00EA0FD5"/>
    <w:rsid w:val="00EA3B23"/>
    <w:rsid w:val="00EA76F2"/>
    <w:rsid w:val="00EA780A"/>
    <w:rsid w:val="00EB1437"/>
    <w:rsid w:val="00EB288E"/>
    <w:rsid w:val="00EB35D1"/>
    <w:rsid w:val="00EB7B6B"/>
    <w:rsid w:val="00EC0AC5"/>
    <w:rsid w:val="00EC55AB"/>
    <w:rsid w:val="00EC59DA"/>
    <w:rsid w:val="00EC6391"/>
    <w:rsid w:val="00EC784B"/>
    <w:rsid w:val="00ED0202"/>
    <w:rsid w:val="00ED0D53"/>
    <w:rsid w:val="00ED19F8"/>
    <w:rsid w:val="00ED6269"/>
    <w:rsid w:val="00EF4886"/>
    <w:rsid w:val="00F0028A"/>
    <w:rsid w:val="00F01BC0"/>
    <w:rsid w:val="00F01E25"/>
    <w:rsid w:val="00F020E6"/>
    <w:rsid w:val="00F07177"/>
    <w:rsid w:val="00F2752E"/>
    <w:rsid w:val="00F32FD9"/>
    <w:rsid w:val="00F36B1B"/>
    <w:rsid w:val="00F444E7"/>
    <w:rsid w:val="00F46768"/>
    <w:rsid w:val="00F5010F"/>
    <w:rsid w:val="00F50E97"/>
    <w:rsid w:val="00F53419"/>
    <w:rsid w:val="00F53EF9"/>
    <w:rsid w:val="00F607F9"/>
    <w:rsid w:val="00F639C0"/>
    <w:rsid w:val="00F6704A"/>
    <w:rsid w:val="00F7178C"/>
    <w:rsid w:val="00F76C0D"/>
    <w:rsid w:val="00F81214"/>
    <w:rsid w:val="00F85D31"/>
    <w:rsid w:val="00F9646F"/>
    <w:rsid w:val="00FA1162"/>
    <w:rsid w:val="00FA1760"/>
    <w:rsid w:val="00FA5191"/>
    <w:rsid w:val="00FA6D70"/>
    <w:rsid w:val="00FC25B6"/>
    <w:rsid w:val="00FC4878"/>
    <w:rsid w:val="00FC5A9D"/>
    <w:rsid w:val="00FC699D"/>
    <w:rsid w:val="00FD64C7"/>
    <w:rsid w:val="00FE09F4"/>
    <w:rsid w:val="00FE0CB0"/>
    <w:rsid w:val="00FE1062"/>
    <w:rsid w:val="00FE1D08"/>
    <w:rsid w:val="00FE6CC8"/>
    <w:rsid w:val="00FF4130"/>
    <w:rsid w:val="00FF77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33A7E"/>
  <w15:chartTrackingRefBased/>
  <w15:docId w15:val="{FDBC7209-6105-4FD4-825A-EDF3C2B2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5191"/>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5506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9073AA"/>
    <w:pPr>
      <w:spacing w:before="100" w:beforeAutospacing="1" w:after="100" w:afterAutospacing="1"/>
      <w:outlineLvl w:val="1"/>
    </w:pPr>
    <w:rPr>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DA788F"/>
  </w:style>
  <w:style w:type="paragraph" w:styleId="Rodap">
    <w:name w:val="footer"/>
    <w:basedOn w:val="Normal"/>
    <w:link w:val="Rodap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DA788F"/>
  </w:style>
  <w:style w:type="character" w:styleId="Hyperlink">
    <w:name w:val="Hyperlink"/>
    <w:basedOn w:val="Fontepargpadro"/>
    <w:uiPriority w:val="99"/>
    <w:unhideWhenUsed/>
    <w:rsid w:val="001C6F6D"/>
    <w:rPr>
      <w:color w:val="0563C1" w:themeColor="hyperlink"/>
      <w:u w:val="single"/>
    </w:rPr>
  </w:style>
  <w:style w:type="character" w:styleId="MenoPendente">
    <w:name w:val="Unresolved Mention"/>
    <w:basedOn w:val="Fontepargpadro"/>
    <w:uiPriority w:val="99"/>
    <w:semiHidden/>
    <w:unhideWhenUsed/>
    <w:rsid w:val="001C6F6D"/>
    <w:rPr>
      <w:color w:val="605E5C"/>
      <w:shd w:val="clear" w:color="auto" w:fill="E1DFDD"/>
    </w:rPr>
  </w:style>
  <w:style w:type="paragraph" w:customStyle="1" w:styleId="Standard">
    <w:name w:val="Standard"/>
    <w:rsid w:val="00382B2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styleId="Textodebalo">
    <w:name w:val="Balloon Text"/>
    <w:basedOn w:val="Normal"/>
    <w:link w:val="TextodebaloChar"/>
    <w:uiPriority w:val="99"/>
    <w:semiHidden/>
    <w:unhideWhenUsed/>
    <w:rsid w:val="004B4460"/>
    <w:rPr>
      <w:rFonts w:ascii="Segoe UI" w:hAnsi="Segoe UI" w:cs="Segoe UI"/>
      <w:sz w:val="18"/>
      <w:szCs w:val="18"/>
    </w:rPr>
  </w:style>
  <w:style w:type="character" w:customStyle="1" w:styleId="TextodebaloChar">
    <w:name w:val="Texto de balão Char"/>
    <w:basedOn w:val="Fontepargpadro"/>
    <w:link w:val="Textodebalo"/>
    <w:uiPriority w:val="99"/>
    <w:semiHidden/>
    <w:rsid w:val="004B4460"/>
    <w:rPr>
      <w:rFonts w:ascii="Segoe UI" w:eastAsia="Times New Roman" w:hAnsi="Segoe UI" w:cs="Segoe UI"/>
      <w:sz w:val="18"/>
      <w:szCs w:val="18"/>
      <w:lang w:eastAsia="pt-BR"/>
    </w:rPr>
  </w:style>
  <w:style w:type="paragraph" w:customStyle="1" w:styleId="Default">
    <w:name w:val="Default"/>
    <w:rsid w:val="009561D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nhideWhenUsed/>
    <w:rsid w:val="009561DE"/>
    <w:pPr>
      <w:spacing w:before="100" w:beforeAutospacing="1" w:after="100" w:afterAutospacing="1"/>
    </w:pPr>
  </w:style>
  <w:style w:type="character" w:customStyle="1" w:styleId="Ttulo2Char">
    <w:name w:val="Título 2 Char"/>
    <w:basedOn w:val="Fontepargpadro"/>
    <w:link w:val="Ttulo2"/>
    <w:uiPriority w:val="9"/>
    <w:rsid w:val="009073AA"/>
    <w:rPr>
      <w:rFonts w:ascii="Times New Roman" w:eastAsia="Times New Roman" w:hAnsi="Times New Roman" w:cs="Times New Roman"/>
      <w:b/>
      <w:bCs/>
      <w:sz w:val="36"/>
      <w:szCs w:val="36"/>
      <w:lang w:eastAsia="pt-BR"/>
    </w:rPr>
  </w:style>
  <w:style w:type="character" w:styleId="Refdecomentrio">
    <w:name w:val="annotation reference"/>
    <w:basedOn w:val="Fontepargpadro"/>
    <w:unhideWhenUsed/>
    <w:rsid w:val="00550675"/>
    <w:rPr>
      <w:sz w:val="16"/>
      <w:szCs w:val="16"/>
    </w:rPr>
  </w:style>
  <w:style w:type="paragraph" w:styleId="Textodecomentrio">
    <w:name w:val="annotation text"/>
    <w:basedOn w:val="Normal"/>
    <w:link w:val="TextodecomentrioChar"/>
    <w:uiPriority w:val="99"/>
    <w:unhideWhenUsed/>
    <w:rsid w:val="00550675"/>
    <w:rPr>
      <w:rFonts w:ascii="Ecofont_Spranq_eco_Sans" w:eastAsiaTheme="minorEastAsia" w:hAnsi="Ecofont_Spranq_eco_Sans" w:cs="Tahoma"/>
      <w:sz w:val="20"/>
      <w:szCs w:val="20"/>
    </w:rPr>
  </w:style>
  <w:style w:type="character" w:customStyle="1" w:styleId="TextodecomentrioChar">
    <w:name w:val="Texto de comentário Char"/>
    <w:basedOn w:val="Fontepargpadro"/>
    <w:link w:val="Textodecomentrio"/>
    <w:uiPriority w:val="99"/>
    <w:qFormat/>
    <w:rsid w:val="00550675"/>
    <w:rPr>
      <w:rFonts w:ascii="Ecofont_Spranq_eco_Sans" w:eastAsiaTheme="minorEastAsia" w:hAnsi="Ecofont_Spranq_eco_Sans" w:cs="Tahoma"/>
      <w:sz w:val="20"/>
      <w:szCs w:val="20"/>
      <w:lang w:eastAsia="pt-BR"/>
    </w:rPr>
  </w:style>
  <w:style w:type="paragraph" w:customStyle="1" w:styleId="Nivel01">
    <w:name w:val="Nivel 01"/>
    <w:basedOn w:val="Ttulo1"/>
    <w:next w:val="Normal"/>
    <w:link w:val="Nivel01Char"/>
    <w:autoRedefine/>
    <w:qFormat/>
    <w:rsid w:val="00550675"/>
    <w:pPr>
      <w:numPr>
        <w:numId w:val="1"/>
      </w:numPr>
      <w:tabs>
        <w:tab w:val="num" w:pos="360"/>
        <w:tab w:val="left" w:pos="567"/>
      </w:tabs>
      <w:spacing w:after="120" w:line="276" w:lineRule="auto"/>
      <w:ind w:left="0" w:firstLine="0"/>
      <w:jc w:val="both"/>
    </w:pPr>
    <w:rPr>
      <w:rFonts w:ascii="Arial" w:hAnsi="Arial" w:cs="Arial"/>
      <w:b/>
      <w:bCs/>
      <w:color w:val="auto"/>
      <w:sz w:val="20"/>
      <w:szCs w:val="20"/>
    </w:rPr>
  </w:style>
  <w:style w:type="paragraph" w:customStyle="1" w:styleId="Nivel2">
    <w:name w:val="Nivel 2"/>
    <w:basedOn w:val="Normal"/>
    <w:link w:val="Nivel2Char"/>
    <w:autoRedefine/>
    <w:qFormat/>
    <w:rsid w:val="00EA3B23"/>
    <w:pPr>
      <w:spacing w:before="120" w:after="120" w:line="360" w:lineRule="auto"/>
      <w:ind w:firstLine="708"/>
      <w:jc w:val="both"/>
    </w:pPr>
    <w:rPr>
      <w:rFonts w:ascii="Tahoma" w:eastAsia="Arial" w:hAnsi="Tahoma" w:cs="Tahoma"/>
      <w:sz w:val="22"/>
      <w:szCs w:val="22"/>
    </w:rPr>
  </w:style>
  <w:style w:type="paragraph" w:customStyle="1" w:styleId="Nivel3">
    <w:name w:val="Nivel 3"/>
    <w:basedOn w:val="Normal"/>
    <w:link w:val="Nivel3Char"/>
    <w:autoRedefine/>
    <w:qFormat/>
    <w:rsid w:val="00D936C0"/>
    <w:pPr>
      <w:spacing w:before="120" w:after="120" w:line="360" w:lineRule="auto"/>
      <w:contextualSpacing/>
      <w:jc w:val="both"/>
    </w:pPr>
    <w:rPr>
      <w:rFonts w:ascii="Tahoma" w:eastAsiaTheme="minorEastAsia" w:hAnsi="Tahoma" w:cs="Tahoma"/>
      <w:color w:val="000000"/>
      <w:sz w:val="22"/>
      <w:szCs w:val="22"/>
    </w:rPr>
  </w:style>
  <w:style w:type="paragraph" w:customStyle="1" w:styleId="Nivel4">
    <w:name w:val="Nivel 4"/>
    <w:basedOn w:val="Nivel3"/>
    <w:autoRedefine/>
    <w:qFormat/>
    <w:rsid w:val="00550675"/>
    <w:pPr>
      <w:numPr>
        <w:ilvl w:val="3"/>
      </w:numPr>
      <w:ind w:left="567"/>
    </w:pPr>
    <w:rPr>
      <w:color w:val="auto"/>
    </w:rPr>
  </w:style>
  <w:style w:type="paragraph" w:customStyle="1" w:styleId="Nivel5">
    <w:name w:val="Nivel 5"/>
    <w:basedOn w:val="Nivel4"/>
    <w:autoRedefine/>
    <w:qFormat/>
    <w:rsid w:val="00550675"/>
    <w:pPr>
      <w:numPr>
        <w:ilvl w:val="4"/>
      </w:numPr>
      <w:ind w:left="851"/>
    </w:pPr>
  </w:style>
  <w:style w:type="character" w:customStyle="1" w:styleId="Nivel2Char">
    <w:name w:val="Nivel 2 Char"/>
    <w:basedOn w:val="Fontepargpadro"/>
    <w:link w:val="Nivel2"/>
    <w:locked/>
    <w:rsid w:val="00EA3B23"/>
    <w:rPr>
      <w:rFonts w:ascii="Tahoma" w:eastAsia="Arial" w:hAnsi="Tahoma" w:cs="Tahoma"/>
      <w:lang w:eastAsia="pt-BR"/>
    </w:rPr>
  </w:style>
  <w:style w:type="character" w:customStyle="1" w:styleId="Ttulo1Char">
    <w:name w:val="Título 1 Char"/>
    <w:basedOn w:val="Fontepargpadro"/>
    <w:link w:val="Ttulo1"/>
    <w:uiPriority w:val="9"/>
    <w:rsid w:val="00550675"/>
    <w:rPr>
      <w:rFonts w:asciiTheme="majorHAnsi" w:eastAsiaTheme="majorEastAsia" w:hAnsiTheme="majorHAnsi" w:cstheme="majorBidi"/>
      <w:color w:val="2F5496" w:themeColor="accent1" w:themeShade="BF"/>
      <w:sz w:val="32"/>
      <w:szCs w:val="32"/>
      <w:lang w:eastAsia="pt-BR"/>
    </w:rPr>
  </w:style>
  <w:style w:type="paragraph" w:styleId="PargrafodaLista">
    <w:name w:val="List Paragraph"/>
    <w:basedOn w:val="Normal"/>
    <w:link w:val="PargrafodaListaChar"/>
    <w:uiPriority w:val="34"/>
    <w:qFormat/>
    <w:rsid w:val="00550675"/>
    <w:pPr>
      <w:ind w:left="720"/>
      <w:contextualSpacing/>
    </w:pPr>
    <w:rPr>
      <w:rFonts w:ascii="Ecofont_Spranq_eco_Sans" w:eastAsiaTheme="minorEastAsia" w:hAnsi="Ecofont_Spranq_eco_Sans" w:cs="Tahoma"/>
    </w:rPr>
  </w:style>
  <w:style w:type="character" w:customStyle="1" w:styleId="PargrafodaListaChar">
    <w:name w:val="Parágrafo da Lista Char"/>
    <w:basedOn w:val="Fontepargpadro"/>
    <w:link w:val="PargrafodaLista"/>
    <w:rsid w:val="00550675"/>
    <w:rPr>
      <w:rFonts w:ascii="Ecofont_Spranq_eco_Sans" w:eastAsiaTheme="minorEastAsia" w:hAnsi="Ecofont_Spranq_eco_Sans" w:cs="Tahoma"/>
      <w:sz w:val="24"/>
      <w:szCs w:val="24"/>
      <w:lang w:eastAsia="pt-BR"/>
    </w:rPr>
  </w:style>
  <w:style w:type="character" w:customStyle="1" w:styleId="Nivel01Char">
    <w:name w:val="Nivel 01 Char"/>
    <w:basedOn w:val="Fontepargpadro"/>
    <w:link w:val="Nivel01"/>
    <w:rsid w:val="00550675"/>
    <w:rPr>
      <w:rFonts w:ascii="Arial" w:eastAsiaTheme="majorEastAsia" w:hAnsi="Arial" w:cs="Arial"/>
      <w:b/>
      <w:bCs/>
      <w:sz w:val="20"/>
      <w:szCs w:val="20"/>
      <w:lang w:eastAsia="pt-BR"/>
    </w:rPr>
  </w:style>
  <w:style w:type="paragraph" w:customStyle="1" w:styleId="Nvel2-Red">
    <w:name w:val="Nível 2 -Red"/>
    <w:basedOn w:val="Nivel2"/>
    <w:link w:val="Nvel2-RedChar"/>
    <w:qFormat/>
    <w:rsid w:val="00550675"/>
    <w:pPr>
      <w:numPr>
        <w:numId w:val="2"/>
      </w:numPr>
      <w:ind w:left="0" w:firstLine="0"/>
    </w:pPr>
    <w:rPr>
      <w:i/>
      <w:iCs/>
    </w:rPr>
  </w:style>
  <w:style w:type="character" w:customStyle="1" w:styleId="Nvel2-RedChar">
    <w:name w:val="Nível 2 -Red Char"/>
    <w:basedOn w:val="Nivel2Char"/>
    <w:link w:val="Nvel2-Red"/>
    <w:rsid w:val="00550675"/>
    <w:rPr>
      <w:rFonts w:ascii="Tahoma" w:eastAsia="Arial" w:hAnsi="Tahoma" w:cs="Tahoma"/>
      <w:b w:val="0"/>
      <w:i/>
      <w:iCs/>
      <w:lang w:eastAsia="pt-BR"/>
    </w:rPr>
  </w:style>
  <w:style w:type="table" w:styleId="Tabelacomgrade">
    <w:name w:val="Table Grid"/>
    <w:basedOn w:val="Tabelanormal"/>
    <w:uiPriority w:val="39"/>
    <w:rsid w:val="0063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vel1-SemNum">
    <w:name w:val="Nível 1-Sem Num"/>
    <w:basedOn w:val="Nivel01"/>
    <w:link w:val="Nvel1-SemNumChar"/>
    <w:autoRedefine/>
    <w:qFormat/>
    <w:rsid w:val="006274CC"/>
    <w:pPr>
      <w:numPr>
        <w:numId w:val="0"/>
      </w:numPr>
      <w:outlineLvl w:val="1"/>
    </w:pPr>
    <w:rPr>
      <w:rFonts w:ascii="Tahoma" w:hAnsi="Tahoma" w:cs="Tahoma"/>
      <w:b w:val="0"/>
      <w:color w:val="000000" w:themeColor="text1"/>
      <w:sz w:val="22"/>
      <w:szCs w:val="22"/>
    </w:rPr>
  </w:style>
  <w:style w:type="character" w:customStyle="1" w:styleId="Nvel1-SemNumChar">
    <w:name w:val="Nível 1-Sem Num Char"/>
    <w:basedOn w:val="Nivel01Char"/>
    <w:link w:val="Nvel1-SemNum"/>
    <w:rsid w:val="006274CC"/>
    <w:rPr>
      <w:rFonts w:ascii="Tahoma" w:eastAsiaTheme="majorEastAsia" w:hAnsi="Tahoma" w:cs="Tahoma"/>
      <w:b w:val="0"/>
      <w:bCs/>
      <w:color w:val="000000" w:themeColor="text1"/>
      <w:sz w:val="20"/>
      <w:szCs w:val="20"/>
      <w:lang w:eastAsia="pt-BR"/>
    </w:rPr>
  </w:style>
  <w:style w:type="paragraph" w:customStyle="1" w:styleId="Nvel1-SemNumPreto">
    <w:name w:val="Nível 1-Sem Num Preto"/>
    <w:basedOn w:val="Nvel1-SemNum"/>
    <w:link w:val="Nvel1-SemNumPretoChar"/>
    <w:qFormat/>
    <w:rsid w:val="00490FB8"/>
    <w:rPr>
      <w:lang w:eastAsia="zh-CN" w:bidi="hi-IN"/>
    </w:rPr>
  </w:style>
  <w:style w:type="character" w:customStyle="1" w:styleId="Nvel1-SemNumPretoChar">
    <w:name w:val="Nível 1-Sem Num Preto Char"/>
    <w:basedOn w:val="Nvel1-SemNumChar"/>
    <w:link w:val="Nvel1-SemNumPreto"/>
    <w:rsid w:val="00490FB8"/>
    <w:rPr>
      <w:rFonts w:ascii="Tahoma" w:eastAsiaTheme="majorEastAsia" w:hAnsi="Tahoma" w:cs="Tahoma"/>
      <w:b w:val="0"/>
      <w:bCs/>
      <w:color w:val="000000" w:themeColor="text1"/>
      <w:sz w:val="20"/>
      <w:szCs w:val="20"/>
      <w:lang w:eastAsia="zh-CN" w:bidi="hi-IN"/>
    </w:rPr>
  </w:style>
  <w:style w:type="character" w:customStyle="1" w:styleId="normaltextrun">
    <w:name w:val="normaltextrun"/>
    <w:basedOn w:val="Fontepargpadro"/>
    <w:rsid w:val="009C34E9"/>
  </w:style>
  <w:style w:type="character" w:customStyle="1" w:styleId="findhit">
    <w:name w:val="findhit"/>
    <w:basedOn w:val="Fontepargpadro"/>
    <w:rsid w:val="009C34E9"/>
  </w:style>
  <w:style w:type="character" w:customStyle="1" w:styleId="Nivel3Char">
    <w:name w:val="Nivel 3 Char"/>
    <w:basedOn w:val="Fontepargpadro"/>
    <w:link w:val="Nivel3"/>
    <w:rsid w:val="00D936C0"/>
    <w:rPr>
      <w:rFonts w:ascii="Tahoma" w:eastAsiaTheme="minorEastAsia" w:hAnsi="Tahoma" w:cs="Tahoma"/>
      <w:color w:val="000000"/>
      <w:lang w:eastAsia="pt-BR"/>
    </w:rPr>
  </w:style>
  <w:style w:type="character" w:customStyle="1" w:styleId="MenoPendente1">
    <w:name w:val="Menção Pendente1"/>
    <w:basedOn w:val="Fontepargpadro"/>
    <w:uiPriority w:val="99"/>
    <w:semiHidden/>
    <w:unhideWhenUsed/>
    <w:rsid w:val="004477D7"/>
    <w:rPr>
      <w:color w:val="605E5C"/>
      <w:shd w:val="clear" w:color="auto" w:fill="E1DFDD"/>
    </w:rPr>
  </w:style>
  <w:style w:type="paragraph" w:styleId="Corpodetexto">
    <w:name w:val="Body Text"/>
    <w:basedOn w:val="Normal"/>
    <w:link w:val="CorpodetextoChar"/>
    <w:uiPriority w:val="1"/>
    <w:qFormat/>
    <w:rsid w:val="004477D7"/>
    <w:pPr>
      <w:widowControl w:val="0"/>
      <w:autoSpaceDE w:val="0"/>
      <w:autoSpaceDN w:val="0"/>
    </w:pPr>
    <w:rPr>
      <w:rFonts w:ascii="Tahoma" w:eastAsia="Tahoma" w:hAnsi="Tahoma" w:cs="Tahoma"/>
      <w:lang w:val="pt-PT" w:eastAsia="en-US"/>
    </w:rPr>
  </w:style>
  <w:style w:type="character" w:customStyle="1" w:styleId="CorpodetextoChar">
    <w:name w:val="Corpo de texto Char"/>
    <w:basedOn w:val="Fontepargpadro"/>
    <w:link w:val="Corpodetexto"/>
    <w:uiPriority w:val="1"/>
    <w:rsid w:val="004477D7"/>
    <w:rPr>
      <w:rFonts w:ascii="Tahoma" w:eastAsia="Tahoma" w:hAnsi="Tahoma" w:cs="Tahoma"/>
      <w:sz w:val="24"/>
      <w:szCs w:val="24"/>
      <w:lang w:val="pt-PT"/>
    </w:rPr>
  </w:style>
  <w:style w:type="table" w:customStyle="1" w:styleId="TableNormal1">
    <w:name w:val="Table Normal1"/>
    <w:uiPriority w:val="2"/>
    <w:semiHidden/>
    <w:unhideWhenUsed/>
    <w:qFormat/>
    <w:rsid w:val="004477D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77D7"/>
    <w:pPr>
      <w:widowControl w:val="0"/>
      <w:autoSpaceDE w:val="0"/>
      <w:autoSpaceDN w:val="0"/>
      <w:spacing w:before="84"/>
      <w:jc w:val="center"/>
    </w:pPr>
    <w:rPr>
      <w:rFonts w:ascii="Tahoma" w:eastAsia="Tahoma" w:hAnsi="Tahoma" w:cs="Tahoma"/>
      <w:sz w:val="22"/>
      <w:szCs w:val="22"/>
      <w:lang w:val="pt-PT" w:eastAsia="en-US"/>
    </w:rPr>
  </w:style>
  <w:style w:type="paragraph" w:customStyle="1" w:styleId="TCU-Transcrio">
    <w:name w:val="TCU - Transcrição"/>
    <w:basedOn w:val="Normal"/>
    <w:qFormat/>
    <w:rsid w:val="004477D7"/>
    <w:pPr>
      <w:spacing w:after="120"/>
      <w:ind w:left="284" w:firstLine="567"/>
      <w:jc w:val="both"/>
    </w:pPr>
    <w:rPr>
      <w:i/>
      <w:szCs w:val="22"/>
      <w:lang w:eastAsia="en-US"/>
    </w:rPr>
  </w:style>
  <w:style w:type="character" w:styleId="Forte">
    <w:name w:val="Strong"/>
    <w:basedOn w:val="Fontepargpadro"/>
    <w:uiPriority w:val="22"/>
    <w:qFormat/>
    <w:rsid w:val="004477D7"/>
    <w:rPr>
      <w:b/>
      <w:bCs/>
    </w:rPr>
  </w:style>
  <w:style w:type="character" w:customStyle="1" w:styleId="Fontepargpadro6">
    <w:name w:val="Fonte parág. padrão6"/>
    <w:rsid w:val="004477D7"/>
  </w:style>
  <w:style w:type="paragraph" w:customStyle="1" w:styleId="Recuodecorpodetexto31">
    <w:name w:val="Recuo de corpo de texto 31"/>
    <w:basedOn w:val="Normal"/>
    <w:rsid w:val="004477D7"/>
    <w:pPr>
      <w:suppressAutoHyphens/>
      <w:autoSpaceDN w:val="0"/>
      <w:spacing w:line="360" w:lineRule="auto"/>
      <w:ind w:firstLine="709"/>
      <w:jc w:val="both"/>
      <w:textAlignment w:val="baseline"/>
    </w:pPr>
    <w:rPr>
      <w:kern w:val="3"/>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48331">
      <w:bodyDiv w:val="1"/>
      <w:marLeft w:val="0"/>
      <w:marRight w:val="0"/>
      <w:marTop w:val="0"/>
      <w:marBottom w:val="0"/>
      <w:divBdr>
        <w:top w:val="none" w:sz="0" w:space="0" w:color="auto"/>
        <w:left w:val="none" w:sz="0" w:space="0" w:color="auto"/>
        <w:bottom w:val="none" w:sz="0" w:space="0" w:color="auto"/>
        <w:right w:val="none" w:sz="0" w:space="0" w:color="auto"/>
      </w:divBdr>
    </w:div>
    <w:div w:id="622226180">
      <w:bodyDiv w:val="1"/>
      <w:marLeft w:val="0"/>
      <w:marRight w:val="0"/>
      <w:marTop w:val="0"/>
      <w:marBottom w:val="0"/>
      <w:divBdr>
        <w:top w:val="none" w:sz="0" w:space="0" w:color="auto"/>
        <w:left w:val="none" w:sz="0" w:space="0" w:color="auto"/>
        <w:bottom w:val="none" w:sz="0" w:space="0" w:color="auto"/>
        <w:right w:val="none" w:sz="0" w:space="0" w:color="auto"/>
      </w:divBdr>
    </w:div>
    <w:div w:id="711272140">
      <w:bodyDiv w:val="1"/>
      <w:marLeft w:val="0"/>
      <w:marRight w:val="0"/>
      <w:marTop w:val="0"/>
      <w:marBottom w:val="0"/>
      <w:divBdr>
        <w:top w:val="none" w:sz="0" w:space="0" w:color="auto"/>
        <w:left w:val="none" w:sz="0" w:space="0" w:color="auto"/>
        <w:bottom w:val="none" w:sz="0" w:space="0" w:color="auto"/>
        <w:right w:val="none" w:sz="0" w:space="0" w:color="auto"/>
      </w:divBdr>
    </w:div>
    <w:div w:id="861212860">
      <w:bodyDiv w:val="1"/>
      <w:marLeft w:val="0"/>
      <w:marRight w:val="0"/>
      <w:marTop w:val="0"/>
      <w:marBottom w:val="0"/>
      <w:divBdr>
        <w:top w:val="none" w:sz="0" w:space="0" w:color="auto"/>
        <w:left w:val="none" w:sz="0" w:space="0" w:color="auto"/>
        <w:bottom w:val="none" w:sz="0" w:space="0" w:color="auto"/>
        <w:right w:val="none" w:sz="0" w:space="0" w:color="auto"/>
      </w:divBdr>
    </w:div>
    <w:div w:id="882521873">
      <w:bodyDiv w:val="1"/>
      <w:marLeft w:val="0"/>
      <w:marRight w:val="0"/>
      <w:marTop w:val="0"/>
      <w:marBottom w:val="0"/>
      <w:divBdr>
        <w:top w:val="none" w:sz="0" w:space="0" w:color="auto"/>
        <w:left w:val="none" w:sz="0" w:space="0" w:color="auto"/>
        <w:bottom w:val="none" w:sz="0" w:space="0" w:color="auto"/>
        <w:right w:val="none" w:sz="0" w:space="0" w:color="auto"/>
      </w:divBdr>
    </w:div>
    <w:div w:id="1164274854">
      <w:bodyDiv w:val="1"/>
      <w:marLeft w:val="0"/>
      <w:marRight w:val="0"/>
      <w:marTop w:val="0"/>
      <w:marBottom w:val="0"/>
      <w:divBdr>
        <w:top w:val="none" w:sz="0" w:space="0" w:color="auto"/>
        <w:left w:val="none" w:sz="0" w:space="0" w:color="auto"/>
        <w:bottom w:val="none" w:sz="0" w:space="0" w:color="auto"/>
        <w:right w:val="none" w:sz="0" w:space="0" w:color="auto"/>
      </w:divBdr>
    </w:div>
    <w:div w:id="1168525011">
      <w:bodyDiv w:val="1"/>
      <w:marLeft w:val="0"/>
      <w:marRight w:val="0"/>
      <w:marTop w:val="0"/>
      <w:marBottom w:val="0"/>
      <w:divBdr>
        <w:top w:val="none" w:sz="0" w:space="0" w:color="auto"/>
        <w:left w:val="none" w:sz="0" w:space="0" w:color="auto"/>
        <w:bottom w:val="none" w:sz="0" w:space="0" w:color="auto"/>
        <w:right w:val="none" w:sz="0" w:space="0" w:color="auto"/>
      </w:divBdr>
    </w:div>
    <w:div w:id="1242254286">
      <w:bodyDiv w:val="1"/>
      <w:marLeft w:val="0"/>
      <w:marRight w:val="0"/>
      <w:marTop w:val="0"/>
      <w:marBottom w:val="0"/>
      <w:divBdr>
        <w:top w:val="none" w:sz="0" w:space="0" w:color="auto"/>
        <w:left w:val="none" w:sz="0" w:space="0" w:color="auto"/>
        <w:bottom w:val="none" w:sz="0" w:space="0" w:color="auto"/>
        <w:right w:val="none" w:sz="0" w:space="0" w:color="auto"/>
      </w:divBdr>
    </w:div>
    <w:div w:id="1376655964">
      <w:bodyDiv w:val="1"/>
      <w:marLeft w:val="0"/>
      <w:marRight w:val="0"/>
      <w:marTop w:val="0"/>
      <w:marBottom w:val="0"/>
      <w:divBdr>
        <w:top w:val="none" w:sz="0" w:space="0" w:color="auto"/>
        <w:left w:val="none" w:sz="0" w:space="0" w:color="auto"/>
        <w:bottom w:val="none" w:sz="0" w:space="0" w:color="auto"/>
        <w:right w:val="none" w:sz="0" w:space="0" w:color="auto"/>
      </w:divBdr>
    </w:div>
    <w:div w:id="1395855047">
      <w:bodyDiv w:val="1"/>
      <w:marLeft w:val="0"/>
      <w:marRight w:val="0"/>
      <w:marTop w:val="0"/>
      <w:marBottom w:val="0"/>
      <w:divBdr>
        <w:top w:val="none" w:sz="0" w:space="0" w:color="auto"/>
        <w:left w:val="none" w:sz="0" w:space="0" w:color="auto"/>
        <w:bottom w:val="none" w:sz="0" w:space="0" w:color="auto"/>
        <w:right w:val="none" w:sz="0" w:space="0" w:color="auto"/>
      </w:divBdr>
    </w:div>
    <w:div w:id="1424565842">
      <w:bodyDiv w:val="1"/>
      <w:marLeft w:val="0"/>
      <w:marRight w:val="0"/>
      <w:marTop w:val="0"/>
      <w:marBottom w:val="0"/>
      <w:divBdr>
        <w:top w:val="none" w:sz="0" w:space="0" w:color="auto"/>
        <w:left w:val="none" w:sz="0" w:space="0" w:color="auto"/>
        <w:bottom w:val="none" w:sz="0" w:space="0" w:color="auto"/>
        <w:right w:val="none" w:sz="0" w:space="0" w:color="auto"/>
      </w:divBdr>
    </w:div>
    <w:div w:id="1526210529">
      <w:bodyDiv w:val="1"/>
      <w:marLeft w:val="0"/>
      <w:marRight w:val="0"/>
      <w:marTop w:val="0"/>
      <w:marBottom w:val="0"/>
      <w:divBdr>
        <w:top w:val="none" w:sz="0" w:space="0" w:color="auto"/>
        <w:left w:val="none" w:sz="0" w:space="0" w:color="auto"/>
        <w:bottom w:val="none" w:sz="0" w:space="0" w:color="auto"/>
        <w:right w:val="none" w:sz="0" w:space="0" w:color="auto"/>
      </w:divBdr>
    </w:div>
    <w:div w:id="1701667429">
      <w:bodyDiv w:val="1"/>
      <w:marLeft w:val="0"/>
      <w:marRight w:val="0"/>
      <w:marTop w:val="0"/>
      <w:marBottom w:val="0"/>
      <w:divBdr>
        <w:top w:val="none" w:sz="0" w:space="0" w:color="auto"/>
        <w:left w:val="none" w:sz="0" w:space="0" w:color="auto"/>
        <w:bottom w:val="none" w:sz="0" w:space="0" w:color="auto"/>
        <w:right w:val="none" w:sz="0" w:space="0" w:color="auto"/>
      </w:divBdr>
    </w:div>
    <w:div w:id="1913193460">
      <w:bodyDiv w:val="1"/>
      <w:marLeft w:val="0"/>
      <w:marRight w:val="0"/>
      <w:marTop w:val="0"/>
      <w:marBottom w:val="0"/>
      <w:divBdr>
        <w:top w:val="none" w:sz="0" w:space="0" w:color="auto"/>
        <w:left w:val="none" w:sz="0" w:space="0" w:color="auto"/>
        <w:bottom w:val="none" w:sz="0" w:space="0" w:color="auto"/>
        <w:right w:val="none" w:sz="0" w:space="0" w:color="auto"/>
      </w:divBdr>
    </w:div>
    <w:div w:id="20378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2.xml"/><Relationship Id="rId8" Type="http://schemas.openxmlformats.org/officeDocument/2006/relationships/comments" Target="comments.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www.google.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9.png"/><Relationship Id="rId2" Type="http://schemas.openxmlformats.org/officeDocument/2006/relationships/image" Target="media/image38.png"/><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RODR~1\AppData\Local\Temp\Rar$DIa1052.48183\modelo_marca_color_07_10_2021.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2EB86-8275-4317-89EF-B43ECCD27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modelo_marca_color_07_10_2021.dotx</Template>
  <TotalTime>180</TotalTime>
  <Pages>31</Pages>
  <Words>6384</Words>
  <Characters>34478</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Castro Rodrigues</dc:creator>
  <cp:keywords/>
  <dc:description/>
  <cp:lastModifiedBy>RenatoNSilva</cp:lastModifiedBy>
  <cp:revision>11</cp:revision>
  <cp:lastPrinted>2025-10-21T21:02:00Z</cp:lastPrinted>
  <dcterms:created xsi:type="dcterms:W3CDTF">2025-10-21T19:23:00Z</dcterms:created>
  <dcterms:modified xsi:type="dcterms:W3CDTF">2025-10-22T12:30:00Z</dcterms:modified>
</cp:coreProperties>
</file>